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7777777" w:rsidR="008730C8" w:rsidRPr="000D085D" w:rsidRDefault="00BF3424" w:rsidP="008730C8">
      <w:pPr>
        <w:spacing w:line="480" w:lineRule="auto"/>
        <w:jc w:val="center"/>
        <w:rPr>
          <w:rFonts w:ascii="Times New Roman" w:hAnsi="Times New Roman" w:cs="Times New Roman"/>
        </w:rPr>
      </w:pPr>
      <w:r>
        <w:rPr>
          <w:rFonts w:ascii="Times New Roman" w:hAnsi="Times New Roman" w:cs="Times New Roman"/>
        </w:rPr>
        <w:t>Trends in spatial patterns of stand-replacing fire in California mixed-conifer forests, 1984-201</w:t>
      </w:r>
      <w:r w:rsidR="000650B0">
        <w:rPr>
          <w:rFonts w:ascii="Times New Roman" w:hAnsi="Times New Roman" w:cs="Times New Roman"/>
        </w:rPr>
        <w:t>5</w:t>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Department of Environmental Science, Policy and Management, University of California, Berkeley, CA, 94618</w:t>
      </w:r>
      <w:bookmarkStart w:id="0" w:name="_GoBack"/>
      <w:bookmarkEnd w:id="0"/>
    </w:p>
    <w:p w14:paraId="0A41B616" w14:textId="4BB9B3A5"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for Fire Research and Outreach, University of California, Berkeley, CA, 94720 USA</w:t>
      </w:r>
      <w:r w:rsidR="00867AA8" w:rsidRPr="00867AA8" w:rsidDel="00867AA8">
        <w:rPr>
          <w:rFonts w:ascii="Times New Roman" w:hAnsi="Times New Roman"/>
        </w:rPr>
        <w:t xml:space="preserve"> </w:t>
      </w:r>
    </w:p>
    <w:p w14:paraId="15F310F5" w14:textId="77777777" w:rsidR="00884B50" w:rsidRPr="000D085D" w:rsidRDefault="00884B50"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Southwest Region, Vallejo, CA 94592</w:t>
      </w:r>
    </w:p>
    <w:p w14:paraId="28DE4BDD" w14:textId="77777777"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73113459"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w:t>
      </w:r>
      <w:r w:rsidR="00884B50">
        <w:rPr>
          <w:rFonts w:ascii="Times New Roman" w:hAnsi="Times New Roman"/>
        </w:rPr>
        <w:t>hwest Region, Vallejo, CA 94592</w:t>
      </w:r>
      <w:r w:rsidRPr="000D085D">
        <w:rPr>
          <w:rFonts w:ascii="Times New Roman" w:hAnsi="Times New Roman"/>
        </w:rPr>
        <w:t xml:space="preserve"> </w:t>
      </w:r>
    </w:p>
    <w:p w14:paraId="6463D1B1" w14:textId="26C61C81" w:rsidR="00E6648A" w:rsidRPr="000D085D" w:rsidRDefault="00E6648A" w:rsidP="00A73785">
      <w:pPr>
        <w:spacing w:line="480" w:lineRule="auto"/>
        <w:rPr>
          <w:rFonts w:ascii="Times New Roman" w:hAnsi="Times New Roman"/>
        </w:rPr>
      </w:pPr>
      <w:r>
        <w:rPr>
          <w:rFonts w:ascii="Times New Roman" w:hAnsi="Times New Roman"/>
          <w:vertAlign w:val="superscript"/>
        </w:rPr>
        <w:t>4</w:t>
      </w:r>
      <w:r w:rsidRPr="000D085D">
        <w:rPr>
          <w:rFonts w:ascii="Times New Roman" w:hAnsi="Times New Roman"/>
        </w:rPr>
        <w:t>USDA Forest Service, Pacific Sout</w:t>
      </w:r>
      <w:r>
        <w:rPr>
          <w:rFonts w:ascii="Times New Roman" w:hAnsi="Times New Roman"/>
        </w:rPr>
        <w:t>hwest Research Station, Davis, CA 95618</w:t>
      </w:r>
    </w:p>
    <w:p w14:paraId="76123D14" w14:textId="2E2DAB44" w:rsidR="00A73785" w:rsidRDefault="00E6648A" w:rsidP="00A73785">
      <w:pPr>
        <w:spacing w:line="480" w:lineRule="auto"/>
        <w:rPr>
          <w:rFonts w:ascii="Times New Roman" w:hAnsi="Times New Roman"/>
        </w:rPr>
      </w:pPr>
      <w:r>
        <w:rPr>
          <w:rFonts w:ascii="Times New Roman" w:hAnsi="Times New Roman"/>
          <w:vertAlign w:val="superscript"/>
        </w:rPr>
        <w:t>5</w:t>
      </w:r>
      <w:r w:rsidR="00A73785" w:rsidRPr="000D085D">
        <w:rPr>
          <w:rFonts w:ascii="Times New Roman" w:hAnsi="Times New Roman"/>
        </w:rPr>
        <w:t>Department of Environmental Science and Policy, University of California, Davis, CA 95616</w:t>
      </w:r>
    </w:p>
    <w:p w14:paraId="34BE271F" w14:textId="77777777" w:rsidR="008730C8" w:rsidRPr="000D085D"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8"/>
          <w:footerReference w:type="default" r:id="rId9"/>
          <w:pgSz w:w="12240" w:h="15840"/>
          <w:pgMar w:top="1440" w:right="1440" w:bottom="1440" w:left="1440" w:header="720" w:footer="720" w:gutter="0"/>
          <w:lnNumType w:countBy="1" w:restart="continuous"/>
          <w:cols w:space="720"/>
        </w:sectPr>
      </w:pP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lastRenderedPageBreak/>
        <w:t>Introduction</w:t>
      </w:r>
    </w:p>
    <w:p w14:paraId="27EF9206" w14:textId="33887D16" w:rsidR="00E6648A"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48D8CC4D"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Methods</w:t>
      </w:r>
    </w:p>
    <w:p w14:paraId="40228F06" w14:textId="6FA3566F" w:rsidR="00D45535" w:rsidRDefault="000650B0" w:rsidP="00D45535">
      <w:pPr>
        <w:spacing w:line="480" w:lineRule="auto"/>
        <w:ind w:firstLine="720"/>
        <w:rPr>
          <w:rFonts w:ascii="Times New Roman" w:hAnsi="Times New Roman" w:cs="Times New Roman"/>
        </w:rPr>
      </w:pPr>
      <w:r>
        <w:rPr>
          <w:rFonts w:ascii="Times New Roman" w:hAnsi="Times New Roman" w:cs="Times New Roman"/>
        </w:rPr>
        <w:t>For our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 2) predominantly (&gt;50%) in 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3" w:tooltip="Keeler-Wolf, 2007 #3458" w:history="1">
        <w:r w:rsidR="00CC2925">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5A6918">
        <w:rPr>
          <w:rFonts w:ascii="Times New Roman" w:hAnsi="Times New Roman" w:cs="Times New Roman"/>
        </w:rPr>
        <w:t>, 3) occurring in northwestern California, the southern Cascades, or the Sierra Nevada, 4) predominantly (&gt;50%) on land managed by either the US Forest Service or the US Park Service,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the set of polygons mapped as &gt;90% basal area mortality using the thresholds in Relative differenced Normalized Burn Ratio (RdNBR) from pre- and post-fire LANDSAT imagery described in </w:t>
      </w:r>
      <w:hyperlink w:anchor="_ENREF_4" w:tooltip="Miller, 2009 #2448" w:history="1">
        <w:r w:rsidR="00CC2925">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CC2925">
          <w:rPr>
            <w:rFonts w:ascii="Times New Roman" w:hAnsi="Times New Roman" w:cs="Times New Roman"/>
          </w:rPr>
          <w:instrText xml:space="preserve"> ADDIN EN.CITE </w:instrText>
        </w:r>
        <w:r w:rsidR="00CC2925">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CC2925">
          <w:rPr>
            <w:rFonts w:ascii="Times New Roman" w:hAnsi="Times New Roman" w:cs="Times New Roman"/>
          </w:rPr>
          <w:instrText xml:space="preserve"> ADDIN EN.CITE.DATA </w:instrText>
        </w:r>
        <w:r w:rsidR="00CC2925">
          <w:rPr>
            <w:rFonts w:ascii="Times New Roman" w:hAnsi="Times New Roman" w:cs="Times New Roman"/>
          </w:rPr>
        </w:r>
        <w:r w:rsidR="00CC2925">
          <w:rPr>
            <w:rFonts w:ascii="Times New Roman" w:hAnsi="Times New Roman" w:cs="Times New Roman"/>
          </w:rPr>
          <w:fldChar w:fldCharType="end"/>
        </w:r>
        <w:r w:rsidR="00CC2925">
          <w:rPr>
            <w:rFonts w:ascii="Times New Roman" w:hAnsi="Times New Roman" w:cs="Times New Roman"/>
          </w:rPr>
        </w:r>
        <w:r w:rsidR="00CC2925">
          <w:rPr>
            <w:rFonts w:ascii="Times New Roman" w:hAnsi="Times New Roman" w:cs="Times New Roman"/>
          </w:rPr>
          <w:fldChar w:fldCharType="separate"/>
        </w:r>
        <w:r w:rsidR="00CC2925">
          <w:rPr>
            <w:rFonts w:ascii="Times New Roman" w:hAnsi="Times New Roman" w:cs="Times New Roman"/>
            <w:noProof/>
          </w:rPr>
          <w:t>Miller et al. (2009)</w:t>
        </w:r>
        <w:r w:rsidR="00CC2925">
          <w:rPr>
            <w:rFonts w:ascii="Times New Roman" w:hAnsi="Times New Roman" w:cs="Times New Roman"/>
          </w:rPr>
          <w:fldChar w:fldCharType="end"/>
        </w:r>
      </w:hyperlink>
      <w:r w:rsidR="00EC795E">
        <w:rPr>
          <w:rFonts w:ascii="Times New Roman" w:hAnsi="Times New Roman" w:cs="Times New Roman"/>
        </w:rPr>
        <w:t xml:space="preserve"> and available at (</w:t>
      </w:r>
      <w:proofErr w:type="spellStart"/>
      <w:r w:rsidR="00EC795E">
        <w:rPr>
          <w:rFonts w:ascii="Times New Roman" w:hAnsi="Times New Roman" w:cs="Times New Roman"/>
        </w:rPr>
        <w:t>url</w:t>
      </w:r>
      <w:proofErr w:type="spellEnd"/>
      <w:r w:rsidR="00EC795E">
        <w:rPr>
          <w:rFonts w:ascii="Times New Roman" w:hAnsi="Times New Roman" w:cs="Times New Roman"/>
        </w:rPr>
        <w:t xml:space="preserve">). </w:t>
      </w:r>
    </w:p>
    <w:p w14:paraId="08D5A5FC" w14:textId="77777777"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We calculated the stand-replacing decay coefficient (SDC) for each fire following the methods of Collins et al. (2017). SDC is defined by the following equation:</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504FCA6E" w:rsidR="00EC795E" w:rsidRDefault="003013DD" w:rsidP="003013DD">
      <w:pPr>
        <w:spacing w:line="480" w:lineRule="auto"/>
        <w:rPr>
          <w:rFonts w:ascii="Times New Roman" w:hAnsi="Times New Roman" w:cs="Times New Roman"/>
        </w:rPr>
      </w:pPr>
      <w:r>
        <w:rPr>
          <w:rFonts w:ascii="Times New Roman" w:hAnsi="Times New Roman" w:cs="Times New Roman"/>
        </w:rPr>
        <w:t xml:space="preserve">where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edges of very small internal “holes” within stand-replacing patches that were mapped as &lt;</w:t>
      </w:r>
      <w:r w:rsidR="00CC2925">
        <w:rPr>
          <w:rFonts w:ascii="Times New Roman" w:hAnsi="Times New Roman" w:cs="Times New Roman"/>
        </w:rPr>
        <w:t xml:space="preserve"> </w:t>
      </w:r>
      <w:r w:rsidR="0014669D">
        <w:rPr>
          <w:rFonts w:ascii="Times New Roman" w:hAnsi="Times New Roman" w:cs="Times New Roman"/>
        </w:rPr>
        <w:t>90% basal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 xml:space="preserve">75% basal area mortality. </w:t>
      </w:r>
      <w:r w:rsidR="0014669D">
        <w:rPr>
          <w:rFonts w:ascii="Times New Roman" w:hAnsi="Times New Roman" w:cs="Times New Roman"/>
        </w:rPr>
        <w:lastRenderedPageBreak/>
        <w:t>Therefore we filled in any “holes” of 9 contiguous 30 m pixels (0.81 ha) 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7033149E"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r w:rsidR="003D43A4">
        <w:rPr>
          <w:rFonts w:ascii="Times New Roman" w:hAnsi="Times New Roman" w:cs="Times New Roman"/>
        </w:rPr>
        <w:t xml:space="preserve">we approximated the weather at the time of the fire using the </w:t>
      </w:r>
      <w:proofErr w:type="spellStart"/>
      <w:r w:rsidR="003D43A4">
        <w:rPr>
          <w:rFonts w:ascii="Times New Roman" w:hAnsi="Times New Roman" w:cs="Times New Roman"/>
        </w:rPr>
        <w:t>GridMet</w:t>
      </w:r>
      <w:proofErr w:type="spellEnd"/>
      <w:r w:rsidR="003D43A4">
        <w:rPr>
          <w:rFonts w:ascii="Times New Roman" w:hAnsi="Times New Roman" w:cs="Times New Roman"/>
        </w:rPr>
        <w:t xml:space="preserve"> database </w:t>
      </w:r>
      <w:r w:rsidR="003D43A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CC2925">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xml:space="preserve">. We identified the start and end dates for each of our 477 fires; in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w:t>
      </w:r>
      <w:proofErr w:type="spellStart"/>
      <w:r w:rsidR="00717D59">
        <w:rPr>
          <w:rFonts w:ascii="Times New Roman" w:hAnsi="Times New Roman" w:cs="Times New Roman"/>
        </w:rPr>
        <w:t>GridMet</w:t>
      </w:r>
      <w:proofErr w:type="spellEnd"/>
      <w:r w:rsidR="00717D59">
        <w:rPr>
          <w:rFonts w:ascii="Times New Roman" w:hAnsi="Times New Roman" w:cs="Times New Roman"/>
        </w:rPr>
        <w:t xml:space="preserve"> for the grid cell (4 km) overlapping that centroid. Daily estimates were obtained for daily maximum temperature, minimum temperature, maximum relative humidity, and burn index (need to cite and explain what this is).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(TMX)</w:t>
      </w:r>
      <w:r w:rsidR="00717D59">
        <w:rPr>
          <w:rFonts w:ascii="Times New Roman" w:hAnsi="Times New Roman" w:cs="Times New Roman"/>
        </w:rPr>
        <w:t>,</w:t>
      </w:r>
      <w:r w:rsidR="00423B47">
        <w:rPr>
          <w:rFonts w:ascii="Times New Roman" w:hAnsi="Times New Roman" w:cs="Times New Roman"/>
        </w:rPr>
        <w:t xml:space="preserve"> maximum low temperature (TMN),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(RH)</w:t>
      </w:r>
      <w:r w:rsidR="00717D59">
        <w:rPr>
          <w:rFonts w:ascii="Times New Roman" w:hAnsi="Times New Roman" w:cs="Times New Roman"/>
        </w:rPr>
        <w:t>, and maximum daily burn index</w:t>
      </w:r>
      <w:r w:rsidR="00423B47">
        <w:rPr>
          <w:rFonts w:ascii="Times New Roman" w:hAnsi="Times New Roman" w:cs="Times New Roman"/>
        </w:rPr>
        <w:t xml:space="preserve"> (BI)</w:t>
      </w:r>
      <w:r w:rsidR="00717D59">
        <w:rPr>
          <w:rFonts w:ascii="Times New Roman" w:hAnsi="Times New Roman" w:cs="Times New Roman"/>
        </w:rPr>
        <w:t>, and incorporated these variables into our database of fires.</w:t>
      </w:r>
    </w:p>
    <w:p w14:paraId="1EE2DA59" w14:textId="2F204362"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ins w:id="1" w:author="Brandon Collins" w:date="2017-05-04T12:04:00Z">
        <w:r w:rsidR="00867AA8">
          <w:rPr>
            <w:rFonts w:ascii="Times New Roman" w:hAnsi="Times New Roman" w:cs="Times New Roman"/>
          </w:rPr>
          <w:t>land management history</w:t>
        </w:r>
      </w:ins>
      <w:ins w:id="2" w:author="Brandon Collins" w:date="2017-05-04T12:05:00Z">
        <w:r w:rsidR="00867AA8">
          <w:rPr>
            <w:rFonts w:ascii="Times New Roman" w:hAnsi="Times New Roman" w:cs="Times New Roman"/>
          </w:rPr>
          <w:t>/</w:t>
        </w:r>
      </w:ins>
      <w:r>
        <w:rPr>
          <w:rFonts w:ascii="Times New Roman" w:hAnsi="Times New Roman" w:cs="Times New Roman"/>
        </w:rPr>
        <w:t>fire management</w:t>
      </w:r>
      <w:ins w:id="3" w:author="Brandon Collins" w:date="2017-05-04T12:05:00Z">
        <w:r w:rsidR="00867AA8">
          <w:rPr>
            <w:rFonts w:ascii="Times New Roman" w:hAnsi="Times New Roman" w:cs="Times New Roman"/>
          </w:rPr>
          <w:t xml:space="preserve"> (referred to hereafter as management)</w:t>
        </w:r>
      </w:ins>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proofErr w:type="spellStart"/>
      <w:r w:rsidR="00A72B54" w:rsidRPr="00A72B54">
        <w:rPr>
          <w:rFonts w:ascii="Times New Roman" w:hAnsi="Times New Roman" w:cs="Times New Roman"/>
          <w:i/>
        </w:rPr>
        <w:t>glmulti</w:t>
      </w:r>
      <w:proofErr w:type="spellEnd"/>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2" w:tooltip="Calcagno, 2010 #2648" w:history="1">
        <w:r w:rsidR="00CC2925">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fire management class (“fire class”; suppression or wildland fire use), fire management agency (</w:t>
      </w:r>
      <w:proofErr w:type="spellStart"/>
      <w:r w:rsidR="00423B47">
        <w:rPr>
          <w:rFonts w:ascii="Times New Roman" w:hAnsi="Times New Roman" w:cs="Times New Roman"/>
        </w:rPr>
        <w:t>CalFIRE</w:t>
      </w:r>
      <w:proofErr w:type="spellEnd"/>
      <w:r w:rsidR="00423B47">
        <w:rPr>
          <w:rFonts w:ascii="Times New Roman" w:hAnsi="Times New Roman" w:cs="Times New Roman"/>
        </w:rPr>
        <w:t xml:space="preserve">, USFS, NPS), and the four weather variables (TMX, TMN, RH, 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w:t>
      </w:r>
      <w:r w:rsidR="00CC2925">
        <w:rPr>
          <w:rFonts w:ascii="Times New Roman" w:hAnsi="Times New Roman" w:cs="Times New Roman"/>
        </w:rPr>
        <w:lastRenderedPageBreak/>
        <w:t xml:space="preserve">(model #2) for a regression tree analysis using recursive partitioning, implemented in the </w:t>
      </w:r>
      <w:proofErr w:type="spellStart"/>
      <w:r w:rsidR="00CC2925">
        <w:rPr>
          <w:rFonts w:ascii="Times New Roman" w:hAnsi="Times New Roman" w:cs="Times New Roman"/>
          <w:i/>
        </w:rPr>
        <w:t>rpart</w:t>
      </w:r>
      <w:proofErr w:type="spellEnd"/>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5" w:tooltip="Therneau, 2010 #3459" w:history="1">
        <w:r w:rsidR="00CC2925">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6D943CBD" w14:textId="7C21B869" w:rsidR="00E6648A" w:rsidRDefault="00E6648A" w:rsidP="00D45535">
      <w:pPr>
        <w:spacing w:line="480" w:lineRule="auto"/>
        <w:ind w:firstLine="720"/>
        <w:rPr>
          <w:ins w:id="4" w:author="Brandon Collins" w:date="2017-05-04T14:03:00Z"/>
          <w:rFonts w:ascii="Times New Roman" w:hAnsi="Times New Roman" w:cs="Times New Roman"/>
        </w:rPr>
      </w:pPr>
      <w:ins w:id="5" w:author="Brandon Collins" w:date="2017-05-04T14:03:00Z">
        <w:r>
          <w:rPr>
            <w:rFonts w:ascii="Times New Roman" w:hAnsi="Times New Roman" w:cs="Times New Roman"/>
          </w:rPr>
          <w:t>[</w:t>
        </w:r>
        <w:proofErr w:type="gramStart"/>
        <w:r>
          <w:rPr>
            <w:rFonts w:ascii="Times New Roman" w:hAnsi="Times New Roman" w:cs="Times New Roman"/>
          </w:rPr>
          <w:t>maybe</w:t>
        </w:r>
        <w:proofErr w:type="gramEnd"/>
        <w:r>
          <w:rPr>
            <w:rFonts w:ascii="Times New Roman" w:hAnsi="Times New Roman" w:cs="Times New Roman"/>
          </w:rPr>
          <w:t xml:space="preserve"> start with a table for the number of fires, size range, median fire year</w:t>
        </w:r>
      </w:ins>
      <w:ins w:id="6" w:author="Brandon Collins" w:date="2017-05-04T14:05:00Z">
        <w:r>
          <w:rPr>
            <w:rFonts w:ascii="Times New Roman" w:hAnsi="Times New Roman" w:cs="Times New Roman"/>
          </w:rPr>
          <w:t>, and mean weather variables</w:t>
        </w:r>
      </w:ins>
      <w:ins w:id="7" w:author="Brandon Collins" w:date="2017-05-04T14:03:00Z">
        <w:r>
          <w:rPr>
            <w:rFonts w:ascii="Times New Roman" w:hAnsi="Times New Roman" w:cs="Times New Roman"/>
          </w:rPr>
          <w:t xml:space="preserve"> for each of the </w:t>
        </w:r>
      </w:ins>
      <w:ins w:id="8" w:author="Brandon Collins" w:date="2017-05-04T14:05:00Z">
        <w:r>
          <w:rPr>
            <w:rFonts w:ascii="Times New Roman" w:hAnsi="Times New Roman" w:cs="Times New Roman"/>
          </w:rPr>
          <w:t xml:space="preserve">agencies </w:t>
        </w:r>
      </w:ins>
      <w:ins w:id="9" w:author="Brandon Collins" w:date="2017-05-04T14:06:00Z">
        <w:r>
          <w:rPr>
            <w:rFonts w:ascii="Times New Roman" w:hAnsi="Times New Roman" w:cs="Times New Roman"/>
          </w:rPr>
          <w:t>–</w:t>
        </w:r>
      </w:ins>
      <w:ins w:id="10" w:author="Brandon Collins" w:date="2017-05-04T14:05:00Z">
        <w:r>
          <w:rPr>
            <w:rFonts w:ascii="Times New Roman" w:hAnsi="Times New Roman" w:cs="Times New Roman"/>
          </w:rPr>
          <w:t xml:space="preserve"> maybe </w:t>
        </w:r>
      </w:ins>
      <w:ins w:id="11" w:author="Brandon Collins" w:date="2017-05-04T14:06:00Z">
        <w:r>
          <w:rPr>
            <w:rFonts w:ascii="Times New Roman" w:hAnsi="Times New Roman" w:cs="Times New Roman"/>
          </w:rPr>
          <w:t>sub-column for fire class as well]</w:t>
        </w:r>
      </w:ins>
    </w:p>
    <w:p w14:paraId="7E7ED310" w14:textId="77777777"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The best model to explain variation in SDC always included fire management class, fire management agency, and maximum high temperature during the burn window, while it never included the minimum high humidity (Table 1). Effects of these predictors were consistent: SDC decreased from NPS to USF to CDF-managed fires, decreased from WFU fires to suppression fires</w:t>
      </w:r>
      <w:r w:rsidR="00E10090">
        <w:rPr>
          <w:rFonts w:ascii="Times New Roman" w:hAnsi="Times New Roman" w:cs="Times New Roman"/>
        </w:rPr>
        <w:t>, and decreased with increasing maximum temperatures. Fire year,</w:t>
      </w:r>
      <w:r>
        <w:rPr>
          <w:rFonts w:ascii="Times New Roman" w:hAnsi="Times New Roman" w:cs="Times New Roman"/>
        </w:rPr>
        <w:t xml:space="preserve"> maximum burn index, and maximum low temperature were marginal additional predictors, with fire year always having a negative effect on SDC (Table 1).</w:t>
      </w:r>
      <w:r w:rsidR="00E10090">
        <w:rPr>
          <w:rFonts w:ascii="Times New Roman" w:hAnsi="Times New Roman" w:cs="Times New Roman"/>
        </w:rPr>
        <w:t xml:space="preserve"> </w:t>
      </w:r>
    </w:p>
    <w:p w14:paraId="378EE2EA" w14:textId="65A2C12B" w:rsidR="00D45535" w:rsidRDefault="00E10090" w:rsidP="00D45535">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r w:rsidR="00745CD4">
        <w:rPr>
          <w:rFonts w:ascii="Times New Roman" w:hAnsi="Times New Roman" w:cs="Times New Roman"/>
        </w:rPr>
        <w:t>higher</w:t>
      </w:r>
      <w:r>
        <w:rPr>
          <w:rFonts w:ascii="Times New Roman" w:hAnsi="Times New Roman" w:cs="Times New Roman"/>
        </w:rPr>
        <w:t xml:space="preserve"> </w:t>
      </w:r>
      <w:r w:rsidR="00745CD4">
        <w:rPr>
          <w:rFonts w:ascii="Times New Roman" w:hAnsi="Times New Roman" w:cs="Times New Roman"/>
        </w:rPr>
        <w:t xml:space="preserve">SDC values – associated with smaller and/or more complex patches – for WFU fires (Fig. 2). </w:t>
      </w:r>
      <w:r w:rsidR="005D1A93">
        <w:rPr>
          <w:rFonts w:ascii="Times New Roman" w:hAnsi="Times New Roman" w:cs="Times New Roman"/>
        </w:rPr>
        <w:t>N</w:t>
      </w:r>
      <w:r w:rsidR="00745CD4">
        <w:rPr>
          <w:rFonts w:ascii="Times New Roman" w:hAnsi="Times New Roman" w:cs="Times New Roman"/>
        </w:rPr>
        <w:t xml:space="preserve">on-WFU fires </w:t>
      </w:r>
      <w:r w:rsidR="005D1A93">
        <w:rPr>
          <w:rFonts w:ascii="Times New Roman" w:hAnsi="Times New Roman" w:cs="Times New Roman"/>
        </w:rPr>
        <w:t xml:space="preserve">that were </w:t>
      </w:r>
      <w:r w:rsidR="00745CD4">
        <w:rPr>
          <w:rFonts w:ascii="Times New Roman" w:hAnsi="Times New Roman" w:cs="Times New Roman"/>
        </w:rPr>
        <w:t>managed for suppression</w:t>
      </w:r>
      <w:r w:rsidR="005D1A93">
        <w:rPr>
          <w:rFonts w:ascii="Times New Roman" w:hAnsi="Times New Roman" w:cs="Times New Roman"/>
        </w:rPr>
        <w:t xml:space="preserve"> generally had lower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non-WFU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3B1907">
        <w:rPr>
          <w:rFonts w:ascii="Times New Roman" w:hAnsi="Times New Roman" w:cs="Times New Roman"/>
        </w:rPr>
        <w:t>lower</w:t>
      </w:r>
      <w:r w:rsidR="00745CD4">
        <w:rPr>
          <w:rFonts w:ascii="Times New Roman" w:hAnsi="Times New Roman" w:cs="Times New Roman"/>
        </w:rPr>
        <w:t xml:space="preserve"> SDC values than </w:t>
      </w:r>
      <w:r w:rsidR="003B1907">
        <w:rPr>
          <w:rFonts w:ascii="Times New Roman" w:hAnsi="Times New Roman" w:cs="Times New Roman"/>
        </w:rPr>
        <w:t>fires managed by NPS (N=6) or CDF (N=3)</w:t>
      </w:r>
      <w:r w:rsidR="0004544A">
        <w:rPr>
          <w:rFonts w:ascii="Times New Roman" w:hAnsi="Times New Roman" w:cs="Times New Roman"/>
        </w:rPr>
        <w:t>, which had the highest SDC values of any group of fires (-3.8, roughly equivalent to 1.1 ha circular patches; Figs. 1, 2)</w:t>
      </w:r>
      <w:r w:rsidR="003B1907">
        <w:rPr>
          <w:rFonts w:ascii="Times New Roman" w:hAnsi="Times New Roman" w:cs="Times New Roman"/>
        </w:rPr>
        <w:t xml:space="preserve">. Among non-WFU fires where the maximum high temperature during the burn window exceeded 24 C, the year of the fire was important, with fires occurring </w:t>
      </w:r>
      <w:r w:rsidR="00733765">
        <w:rPr>
          <w:rFonts w:ascii="Times New Roman" w:hAnsi="Times New Roman" w:cs="Times New Roman"/>
        </w:rPr>
        <w:t>since 2010 having the lowest 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(-5.1, equivalent to </w:t>
      </w:r>
      <w:r w:rsidR="0004544A">
        <w:rPr>
          <w:rFonts w:ascii="Times New Roman" w:hAnsi="Times New Roman" w:cs="Times New Roman"/>
        </w:rPr>
        <w:t>roughly 12.5 ha circular patches; Figs. 1, 2</w:t>
      </w:r>
      <w:r w:rsidR="00733765">
        <w:rPr>
          <w:rFonts w:ascii="Times New Roman" w:hAnsi="Times New Roman" w:cs="Times New Roman"/>
        </w:rPr>
        <w:t xml:space="preserve">). Among non-WFU fires </w:t>
      </w:r>
      <w:r w:rsidR="0004544A">
        <w:rPr>
          <w:rFonts w:ascii="Times New Roman" w:hAnsi="Times New Roman" w:cs="Times New Roman"/>
        </w:rPr>
        <w:t xml:space="preserve">since 2010 </w:t>
      </w:r>
      <w:r w:rsidR="00733765">
        <w:rPr>
          <w:rFonts w:ascii="Times New Roman" w:hAnsi="Times New Roman" w:cs="Times New Roman"/>
        </w:rPr>
        <w:t xml:space="preserve">where the </w:t>
      </w:r>
      <w:r w:rsidR="00733765">
        <w:rPr>
          <w:rFonts w:ascii="Times New Roman" w:hAnsi="Times New Roman" w:cs="Times New Roman"/>
        </w:rPr>
        <w:lastRenderedPageBreak/>
        <w:t>maximum high temperature</w:t>
      </w:r>
      <w:r w:rsidR="0004544A">
        <w:rPr>
          <w:rFonts w:ascii="Times New Roman" w:hAnsi="Times New Roman" w:cs="Times New Roman"/>
        </w:rPr>
        <w:t xml:space="preserve"> was greater than 24 C, fires with very high maximum high temperatures (&gt;39 C) surprisingly had higher SDC values (Fig. 2), while fires with maximum high temperatures between 24 and 39 C had lower SDC values if they were managed by CDF or USF, while if they were managed by the NPS their SDC values depended on temperature, with higher temperatures again leading to lower SDC values (Fig. 2).</w:t>
      </w:r>
    </w:p>
    <w:p w14:paraId="7F287D0C" w14:textId="1E65D66E"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(Fig. 4). </w:t>
      </w:r>
      <w:r w:rsidR="009F56EA">
        <w:rPr>
          <w:rFonts w:ascii="Times New Roman" w:hAnsi="Times New Roman" w:cs="Times New Roman"/>
        </w:rPr>
        <w:t>In a model of SDC conditional on class 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 and size</w:t>
      </w:r>
      <w:r>
        <w:rPr>
          <w:rFonts w:ascii="Times New Roman" w:hAnsi="Times New Roman" w:cs="Times New Roman"/>
        </w:rPr>
        <w:t xml:space="preserve"> </w:t>
      </w:r>
      <w:r w:rsidR="0092786B">
        <w:rPr>
          <w:rFonts w:ascii="Times New Roman" w:hAnsi="Times New Roman" w:cs="Times New Roman"/>
        </w:rPr>
        <w:t>(t = 7.92, P &lt; 0.001). In a model of SDC conditional on agency and either percent high-severity or fire size, agency also has a significant marginal effect on SDC after accounting for percent severity, with NPS distinguishable from both USF and CDF but the latter two indistinguishable from each other.</w:t>
      </w:r>
    </w:p>
    <w:p w14:paraId="2A51CC33" w14:textId="55132D89" w:rsidR="0004544A" w:rsidRDefault="0004544A" w:rsidP="00D45535">
      <w:pPr>
        <w:spacing w:line="480" w:lineRule="auto"/>
        <w:ind w:firstLine="720"/>
        <w:rPr>
          <w:ins w:id="12" w:author="Brandon Collins" w:date="2017-05-04T14:17:00Z"/>
          <w:rFonts w:ascii="Times New Roman" w:hAnsi="Times New Roman" w:cs="Times New Roman"/>
        </w:rPr>
      </w:pPr>
      <w:r>
        <w:rPr>
          <w:rFonts w:ascii="Times New Roman" w:hAnsi="Times New Roman" w:cs="Times New Roman"/>
        </w:rPr>
        <w:t xml:space="preserve">While 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(Fig. 5)</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Interestingly, the trend in percent high severity over time was positive (consistent </w:t>
      </w:r>
      <w:r w:rsidR="00145280">
        <w:rPr>
          <w:rFonts w:ascii="Times New Roman" w:hAnsi="Times New Roman" w:cs="Times New Roman"/>
        </w:rPr>
        <w:lastRenderedPageBreak/>
        <w:t>with the inverse relationship between SDC and percent high-severity), but not significant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0.06, t = 1.43,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0.16) or five-year moving averages (R</w:t>
      </w:r>
      <w:r w:rsidR="00145280">
        <w:rPr>
          <w:rFonts w:ascii="Times New Roman" w:hAnsi="Times New Roman" w:cs="Times New Roman"/>
          <w:vertAlign w:val="superscript"/>
        </w:rPr>
        <w:t>2</w:t>
      </w:r>
      <w:r w:rsidR="00145280">
        <w:rPr>
          <w:rFonts w:ascii="Times New Roman" w:hAnsi="Times New Roman" w:cs="Times New Roman"/>
        </w:rPr>
        <w:t xml:space="preserve"> = 0.09, t = 1.62, P=0.12). </w:t>
      </w:r>
      <w:r w:rsidR="005D1A93">
        <w:rPr>
          <w:rFonts w:ascii="Times New Roman" w:hAnsi="Times New Roman" w:cs="Times New Roman"/>
        </w:rPr>
        <w:t xml:space="preserve">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(Fig. 5)</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.003) but not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145280">
        <w:rPr>
          <w:rFonts w:ascii="Times New Roman" w:hAnsi="Times New Roman" w:cs="Times New Roman"/>
        </w:rPr>
        <w:t>Similarly, the maximum average daily burn index increased over time (Fig. 6), significantly both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0.32, t = 3.80,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0.001) and for the five-year moving average (R</w:t>
      </w:r>
      <w:r w:rsidR="00145280">
        <w:rPr>
          <w:rFonts w:ascii="Times New Roman" w:hAnsi="Times New Roman" w:cs="Times New Roman"/>
          <w:vertAlign w:val="superscript"/>
        </w:rPr>
        <w:t>2</w:t>
      </w:r>
      <w:r w:rsidR="00145280">
        <w:rPr>
          <w:rFonts w:ascii="Times New Roman" w:hAnsi="Times New Roman" w:cs="Times New Roman"/>
        </w:rPr>
        <w:t xml:space="preserve"> = 0.69, t = 7.60, P &lt; 0.00</w:t>
      </w:r>
      <w:r w:rsidR="00E935D1">
        <w:rPr>
          <w:rFonts w:ascii="Times New Roman" w:hAnsi="Times New Roman" w:cs="Times New Roman"/>
        </w:rPr>
        <w:t>1</w:t>
      </w:r>
      <w:r w:rsidR="00145280">
        <w:rPr>
          <w:rFonts w:ascii="Times New Roman" w:hAnsi="Times New Roman" w:cs="Times New Roman"/>
        </w:rPr>
        <w:t>)</w:t>
      </w:r>
      <w:r w:rsidR="00E935D1">
        <w:rPr>
          <w:rFonts w:ascii="Times New Roman" w:hAnsi="Times New Roman" w:cs="Times New Roman"/>
        </w:rPr>
        <w:t>. However, while four of the six lowest average SDC values in the 31-year time period occurred between 2011 and 2015, only one of the six highest average burn index values occurred in this same period (Fig. 5).</w:t>
      </w:r>
    </w:p>
    <w:p w14:paraId="790660EA" w14:textId="0D3A3453" w:rsidR="00E6648A" w:rsidRPr="0022348B" w:rsidRDefault="00E6648A" w:rsidP="00D45535">
      <w:pPr>
        <w:spacing w:line="480" w:lineRule="auto"/>
        <w:ind w:firstLine="720"/>
        <w:rPr>
          <w:rFonts w:ascii="Times New Roman" w:hAnsi="Times New Roman" w:cs="Times New Roman"/>
        </w:rPr>
      </w:pPr>
      <w:ins w:id="13" w:author="Brandon Collins" w:date="2017-05-04T14:17:00Z">
        <w:r>
          <w:rPr>
            <w:rFonts w:ascii="Times New Roman" w:hAnsi="Times New Roman" w:cs="Times New Roman"/>
          </w:rPr>
          <w:t>[I wonder if it is worth showing cumulative distribution</w:t>
        </w:r>
      </w:ins>
      <w:ins w:id="14" w:author="Brandon Collins" w:date="2017-05-04T14:21:00Z">
        <w:r>
          <w:rPr>
            <w:rFonts w:ascii="Times New Roman" w:hAnsi="Times New Roman" w:cs="Times New Roman"/>
          </w:rPr>
          <w:t>s</w:t>
        </w:r>
      </w:ins>
      <w:ins w:id="15" w:author="Brandon Collins" w:date="2017-05-04T14:17:00Z">
        <w:r>
          <w:rPr>
            <w:rFonts w:ascii="Times New Roman" w:hAnsi="Times New Roman" w:cs="Times New Roman"/>
          </w:rPr>
          <w:t xml:space="preserve"> of SDCs by agency </w:t>
        </w:r>
      </w:ins>
      <w:ins w:id="16" w:author="Brandon Collins" w:date="2017-05-04T14:21:00Z">
        <w:r>
          <w:rPr>
            <w:rFonts w:ascii="Times New Roman" w:hAnsi="Times New Roman" w:cs="Times New Roman"/>
          </w:rPr>
          <w:t>(</w:t>
        </w:r>
      </w:ins>
      <w:ins w:id="17" w:author="Brandon Collins" w:date="2017-05-04T14:17:00Z">
        <w:r>
          <w:rPr>
            <w:rFonts w:ascii="Times New Roman" w:hAnsi="Times New Roman" w:cs="Times New Roman"/>
          </w:rPr>
          <w:t>1984 to present</w:t>
        </w:r>
      </w:ins>
      <w:ins w:id="18" w:author="Brandon Collins" w:date="2017-05-04T14:21:00Z">
        <w:r>
          <w:rPr>
            <w:rFonts w:ascii="Times New Roman" w:hAnsi="Times New Roman" w:cs="Times New Roman"/>
          </w:rPr>
          <w:t>)</w:t>
        </w:r>
      </w:ins>
      <w:ins w:id="19" w:author="Brandon Collins" w:date="2017-05-04T14:17:00Z">
        <w:r>
          <w:rPr>
            <w:rFonts w:ascii="Times New Roman" w:hAnsi="Times New Roman" w:cs="Times New Roman"/>
          </w:rPr>
          <w:t xml:space="preserve"> and then in the </w:t>
        </w:r>
      </w:ins>
      <w:ins w:id="20" w:author="Brandon Collins" w:date="2017-05-04T14:18:00Z">
        <w:r>
          <w:rPr>
            <w:rFonts w:ascii="Times New Roman" w:hAnsi="Times New Roman" w:cs="Times New Roman"/>
          </w:rPr>
          <w:t>discussion</w:t>
        </w:r>
      </w:ins>
      <w:ins w:id="21" w:author="Brandon Collins" w:date="2017-05-04T14:17:00Z">
        <w:r>
          <w:rPr>
            <w:rFonts w:ascii="Times New Roman" w:hAnsi="Times New Roman" w:cs="Times New Roman"/>
          </w:rPr>
          <w:t xml:space="preserve"> </w:t>
        </w:r>
      </w:ins>
      <w:ins w:id="22" w:author="Brandon Collins" w:date="2017-05-04T14:18:00Z">
        <w:r>
          <w:rPr>
            <w:rFonts w:ascii="Times New Roman" w:hAnsi="Times New Roman" w:cs="Times New Roman"/>
          </w:rPr>
          <w:t>try to tie that to “forest loss</w:t>
        </w:r>
      </w:ins>
      <w:ins w:id="23" w:author="Brandon Collins" w:date="2017-05-04T14:19:00Z">
        <w:r>
          <w:rPr>
            <w:rFonts w:ascii="Times New Roman" w:hAnsi="Times New Roman" w:cs="Times New Roman"/>
          </w:rPr>
          <w:t xml:space="preserve">” over the last 30 years. We could pick a few thresholds for SDC that would approximate </w:t>
        </w:r>
      </w:ins>
      <w:ins w:id="24" w:author="Brandon Collins" w:date="2017-05-04T14:20:00Z">
        <w:r>
          <w:rPr>
            <w:rFonts w:ascii="Times New Roman" w:hAnsi="Times New Roman" w:cs="Times New Roman"/>
          </w:rPr>
          <w:t xml:space="preserve">“loss” </w:t>
        </w:r>
      </w:ins>
      <w:ins w:id="25" w:author="Brandon Collins" w:date="2017-05-04T14:21:00Z">
        <w:r>
          <w:rPr>
            <w:rFonts w:ascii="Times New Roman" w:hAnsi="Times New Roman" w:cs="Times New Roman"/>
          </w:rPr>
          <w:t>or near-term conversion to non-forest.</w:t>
        </w:r>
      </w:ins>
      <w:ins w:id="26" w:author="Brandon Collins" w:date="2017-05-04T14:23:00Z">
        <w:r>
          <w:rPr>
            <w:rFonts w:ascii="Times New Roman" w:hAnsi="Times New Roman" w:cs="Times New Roman"/>
          </w:rPr>
          <w:t>]</w:t>
        </w:r>
      </w:ins>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2D00CCF2" w14:textId="0C9DA7FB" w:rsidR="00E6648A" w:rsidRDefault="00E6648A" w:rsidP="00D45535">
      <w:pPr>
        <w:spacing w:line="480" w:lineRule="auto"/>
        <w:ind w:firstLine="720"/>
        <w:rPr>
          <w:ins w:id="27" w:author="Brandon Collins" w:date="2017-05-04T13:53:00Z"/>
          <w:rFonts w:ascii="Times New Roman" w:hAnsi="Times New Roman" w:cs="Times New Roman"/>
        </w:rPr>
      </w:pPr>
      <w:ins w:id="28" w:author="Brandon Collins" w:date="2017-05-04T13:53:00Z">
        <w:r>
          <w:rPr>
            <w:rFonts w:ascii="Times New Roman" w:hAnsi="Times New Roman" w:cs="Times New Roman"/>
          </w:rPr>
          <w:t>[</w:t>
        </w:r>
      </w:ins>
      <w:ins w:id="29" w:author="Brandon Collins" w:date="2017-05-04T13:56:00Z">
        <w:r>
          <w:rPr>
            <w:rFonts w:ascii="Times New Roman" w:hAnsi="Times New Roman" w:cs="Times New Roman"/>
          </w:rPr>
          <w:t>W</w:t>
        </w:r>
      </w:ins>
      <w:ins w:id="30" w:author="Brandon Collins" w:date="2017-05-04T13:53:00Z">
        <w:r>
          <w:rPr>
            <w:rFonts w:ascii="Times New Roman" w:hAnsi="Times New Roman" w:cs="Times New Roman"/>
          </w:rPr>
          <w:t>e need to make the case for why it is necessary to examine trends in SDC given all the work that Jay has done with trends in high severity proportion</w:t>
        </w:r>
      </w:ins>
      <w:ins w:id="31" w:author="Brandon Collins" w:date="2017-05-04T13:56:00Z">
        <w:r>
          <w:rPr>
            <w:rFonts w:ascii="Times New Roman" w:hAnsi="Times New Roman" w:cs="Times New Roman"/>
          </w:rPr>
          <w:t>, area, and patch sizes.</w:t>
        </w:r>
      </w:ins>
      <w:ins w:id="32" w:author="Brandon Collins" w:date="2017-05-04T13:57:00Z">
        <w:r>
          <w:rPr>
            <w:rFonts w:ascii="Times New Roman" w:hAnsi="Times New Roman" w:cs="Times New Roman"/>
          </w:rPr>
          <w:t xml:space="preserve"> </w:t>
        </w:r>
      </w:ins>
      <w:ins w:id="33" w:author="Brandon Collins" w:date="2017-05-04T14:01:00Z">
        <w:r>
          <w:rPr>
            <w:rFonts w:ascii="Times New Roman" w:hAnsi="Times New Roman" w:cs="Times New Roman"/>
          </w:rPr>
          <w:t>We are using a more up-to-date fire severity database</w:t>
        </w:r>
      </w:ins>
      <w:ins w:id="34" w:author="Brandon Collins" w:date="2017-05-04T14:02:00Z">
        <w:r>
          <w:rPr>
            <w:rFonts w:ascii="Times New Roman" w:hAnsi="Times New Roman" w:cs="Times New Roman"/>
          </w:rPr>
          <w:t xml:space="preserve"> and including other agencies beyond FS. </w:t>
        </w:r>
      </w:ins>
      <w:ins w:id="35" w:author="Brandon Collins" w:date="2017-05-04T13:57:00Z">
        <w:r>
          <w:rPr>
            <w:rFonts w:ascii="Times New Roman" w:hAnsi="Times New Roman" w:cs="Times New Roman"/>
          </w:rPr>
          <w:t>We c</w:t>
        </w:r>
      </w:ins>
      <w:ins w:id="36" w:author="Brandon Collins" w:date="2017-05-04T14:07:00Z">
        <w:r>
          <w:rPr>
            <w:rFonts w:ascii="Times New Roman" w:hAnsi="Times New Roman" w:cs="Times New Roman"/>
          </w:rPr>
          <w:t>an also use</w:t>
        </w:r>
      </w:ins>
      <w:ins w:id="37" w:author="Brandon Collins" w:date="2017-05-04T13:58:00Z">
        <w:r>
          <w:rPr>
            <w:rFonts w:ascii="Times New Roman" w:hAnsi="Times New Roman" w:cs="Times New Roman"/>
          </w:rPr>
          <w:t xml:space="preserve"> the</w:t>
        </w:r>
      </w:ins>
      <w:ins w:id="38" w:author="Brandon Collins" w:date="2017-05-04T13:57:00Z">
        <w:r>
          <w:rPr>
            <w:rFonts w:ascii="Times New Roman" w:hAnsi="Times New Roman" w:cs="Times New Roman"/>
          </w:rPr>
          <w:t xml:space="preserve"> same arguments from our </w:t>
        </w:r>
        <w:proofErr w:type="spellStart"/>
        <w:r>
          <w:rPr>
            <w:rFonts w:ascii="Times New Roman" w:hAnsi="Times New Roman" w:cs="Times New Roman"/>
          </w:rPr>
          <w:t>Landsc</w:t>
        </w:r>
        <w:proofErr w:type="spellEnd"/>
        <w:r>
          <w:rPr>
            <w:rFonts w:ascii="Times New Roman" w:hAnsi="Times New Roman" w:cs="Times New Roman"/>
          </w:rPr>
          <w:t xml:space="preserve">. Ecol. </w:t>
        </w:r>
        <w:proofErr w:type="spellStart"/>
        <w:r>
          <w:rPr>
            <w:rFonts w:ascii="Times New Roman" w:hAnsi="Times New Roman" w:cs="Times New Roman"/>
          </w:rPr>
          <w:t>ms</w:t>
        </w:r>
      </w:ins>
      <w:proofErr w:type="spellEnd"/>
      <w:ins w:id="39" w:author="Brandon Collins" w:date="2017-05-04T14:07:00Z">
        <w:r>
          <w:rPr>
            <w:rFonts w:ascii="Times New Roman" w:hAnsi="Times New Roman" w:cs="Times New Roman"/>
          </w:rPr>
          <w:t xml:space="preserve"> (i.e., more ecologically relevant metric)</w:t>
        </w:r>
      </w:ins>
      <w:ins w:id="40" w:author="Brandon Collins" w:date="2017-05-04T13:58:00Z">
        <w:r>
          <w:rPr>
            <w:rFonts w:ascii="Times New Roman" w:hAnsi="Times New Roman" w:cs="Times New Roman"/>
          </w:rPr>
          <w:t>, but we may need to take that a little further.</w:t>
        </w:r>
      </w:ins>
      <w:ins w:id="41" w:author="Brandon Collins" w:date="2017-05-04T14:23:00Z">
        <w:r>
          <w:rPr>
            <w:rFonts w:ascii="Times New Roman" w:hAnsi="Times New Roman" w:cs="Times New Roman"/>
          </w:rPr>
          <w:t xml:space="preserve"> Maybe it is something simple like </w:t>
        </w:r>
      </w:ins>
      <w:ins w:id="42" w:author="Brandon Collins" w:date="2017-05-04T14:24:00Z">
        <w:r>
          <w:rPr>
            <w:rFonts w:ascii="Times New Roman" w:hAnsi="Times New Roman" w:cs="Times New Roman"/>
          </w:rPr>
          <w:t>proportion</w:t>
        </w:r>
      </w:ins>
      <w:ins w:id="43" w:author="Brandon Collins" w:date="2017-05-04T14:23:00Z">
        <w:r>
          <w:rPr>
            <w:rFonts w:ascii="Times New Roman" w:hAnsi="Times New Roman" w:cs="Times New Roman"/>
          </w:rPr>
          <w:t xml:space="preserve"> </w:t>
        </w:r>
      </w:ins>
      <w:ins w:id="44" w:author="Brandon Collins" w:date="2017-05-04T14:24:00Z">
        <w:r>
          <w:rPr>
            <w:rFonts w:ascii="Times New Roman" w:hAnsi="Times New Roman" w:cs="Times New Roman"/>
          </w:rPr>
          <w:t xml:space="preserve">and total area of high severity are not directly tied to </w:t>
        </w:r>
      </w:ins>
      <w:ins w:id="45" w:author="Brandon Collins" w:date="2017-05-04T14:25:00Z">
        <w:r>
          <w:rPr>
            <w:rFonts w:ascii="Times New Roman" w:hAnsi="Times New Roman" w:cs="Times New Roman"/>
          </w:rPr>
          <w:t>“</w:t>
        </w:r>
      </w:ins>
      <w:ins w:id="46" w:author="Brandon Collins" w:date="2017-05-04T14:26:00Z">
        <w:r>
          <w:rPr>
            <w:rFonts w:ascii="Times New Roman" w:hAnsi="Times New Roman" w:cs="Times New Roman"/>
          </w:rPr>
          <w:t xml:space="preserve">conifer </w:t>
        </w:r>
      </w:ins>
      <w:ins w:id="47" w:author="Brandon Collins" w:date="2017-05-04T14:25:00Z">
        <w:r>
          <w:rPr>
            <w:rFonts w:ascii="Times New Roman" w:hAnsi="Times New Roman" w:cs="Times New Roman"/>
          </w:rPr>
          <w:t>forest loss”, but SDC may be able to provide that information]</w:t>
        </w:r>
      </w:ins>
    </w:p>
    <w:p w14:paraId="52481B62" w14:textId="12C3229A" w:rsidR="00D45535" w:rsidRDefault="00235D07" w:rsidP="00D45535">
      <w:pPr>
        <w:spacing w:line="480" w:lineRule="auto"/>
        <w:ind w:firstLine="720"/>
        <w:rPr>
          <w:rFonts w:ascii="Times New Roman" w:hAnsi="Times New Roman" w:cs="Times New Roman"/>
        </w:rPr>
      </w:pPr>
      <w:r>
        <w:rPr>
          <w:rFonts w:ascii="Times New Roman" w:hAnsi="Times New Roman" w:cs="Times New Roman"/>
        </w:rPr>
        <w:lastRenderedPageBreak/>
        <w:t>P1: SDC captures information from existing metrics, but also adds something (Figs 3 and 5). As a single metric it is useful to compare fires that burned under different conditions with different management objectives and land use histories. Also it reflects an important biological process (seed dispersal), and as such can be a metric to quantify and compare resilience in different post-fire landscapes.</w:t>
      </w:r>
    </w:p>
    <w:p w14:paraId="0BB2547E" w14:textId="1B03F09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P2: The importance of agency, class and weather suggests that stand-replacing effects are very different depending on what conditions fires burn under. We see more desirable fire effects when fires burn under more moderate weather conditions, such as those associated with WFU fires. Topography also likely plays a role (explain the results from the Klamath and how they show up in the regression tree.</w:t>
      </w:r>
    </w:p>
    <w:p w14:paraId="2FC8670C" w14:textId="5DAE3E7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P3: Legacy effects may be harder to tease apart. We see a trend towards increasing scale of stand-replacing effects, but we see concurrent trends towards fires burning under hotter more extreme weather conditions. The fact that we have seen particularly extreme stand-replacing behavior in the past five years, perhaps more than we would expect given the trends in weather, may suggest that recent fires bear some cumulative effects of fire suppression. The difference between the park service and the forest service also supports this interpretation. Caveats about how it’s difficult to ascribe causality to these trends, multiple lines of evidence, etc.</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77777777" w:rsidR="005A6918"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25ED16D8" w14:textId="77777777" w:rsidR="005A6918" w:rsidRDefault="005A6918" w:rsidP="00D45535">
      <w:pPr>
        <w:spacing w:line="480" w:lineRule="auto"/>
        <w:ind w:firstLine="720"/>
        <w:rPr>
          <w:rFonts w:ascii="Times New Roman" w:hAnsi="Times New Roman" w:cs="Times New Roman"/>
        </w:rPr>
      </w:pPr>
    </w:p>
    <w:p w14:paraId="2C3C0EB4" w14:textId="77777777" w:rsidR="00CC2925" w:rsidRPr="00CC2925" w:rsidRDefault="005A6918" w:rsidP="00CC2925">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CC2925" w:rsidRPr="00CC2925">
        <w:rPr>
          <w:b/>
          <w:noProof/>
        </w:rPr>
        <w:t>Literature Cited</w:t>
      </w:r>
    </w:p>
    <w:p w14:paraId="62B30CC1" w14:textId="77777777" w:rsidR="00CC2925" w:rsidRPr="00CC2925" w:rsidRDefault="00CC2925" w:rsidP="00CC2925">
      <w:pPr>
        <w:pStyle w:val="EndNoteBibliographyTitle"/>
        <w:rPr>
          <w:b/>
          <w:noProof/>
        </w:rPr>
      </w:pPr>
    </w:p>
    <w:p w14:paraId="4CF56D78" w14:textId="77777777" w:rsidR="00CC2925" w:rsidRPr="00CC2925" w:rsidRDefault="00CC2925" w:rsidP="00CC2925">
      <w:pPr>
        <w:pStyle w:val="EndNoteBibliography"/>
        <w:ind w:left="420" w:hanging="420"/>
        <w:rPr>
          <w:noProof/>
        </w:rPr>
      </w:pPr>
      <w:bookmarkStart w:id="48" w:name="_ENREF_1"/>
      <w:r w:rsidRPr="00CC2925">
        <w:rPr>
          <w:noProof/>
        </w:rPr>
        <w:t xml:space="preserve">Abatzoglou, J. T. 2013. Development of gridded surface meteorological data for ecological applications and modelling. International Journal of Climatology </w:t>
      </w:r>
      <w:r w:rsidRPr="00CC2925">
        <w:rPr>
          <w:b/>
          <w:noProof/>
        </w:rPr>
        <w:t>33</w:t>
      </w:r>
      <w:r w:rsidRPr="00CC2925">
        <w:rPr>
          <w:noProof/>
        </w:rPr>
        <w:t>:121-131.</w:t>
      </w:r>
      <w:bookmarkEnd w:id="48"/>
    </w:p>
    <w:p w14:paraId="6FD08EA7" w14:textId="77777777" w:rsidR="00CC2925" w:rsidRPr="00CC2925" w:rsidRDefault="00CC2925" w:rsidP="00CC2925">
      <w:pPr>
        <w:pStyle w:val="EndNoteBibliography"/>
        <w:ind w:left="420" w:hanging="420"/>
        <w:rPr>
          <w:noProof/>
        </w:rPr>
      </w:pPr>
      <w:bookmarkStart w:id="49" w:name="_ENREF_2"/>
      <w:r w:rsidRPr="00CC2925">
        <w:rPr>
          <w:noProof/>
        </w:rPr>
        <w:lastRenderedPageBreak/>
        <w:t xml:space="preserve">Calcagno, V., and C. de Mazancourt. 2010. glmulti: an R package for easy automated model selection with (generalized) linear models. Journal of Statistical Software </w:t>
      </w:r>
      <w:r w:rsidRPr="00CC2925">
        <w:rPr>
          <w:b/>
          <w:noProof/>
        </w:rPr>
        <w:t>34</w:t>
      </w:r>
      <w:r w:rsidRPr="00CC2925">
        <w:rPr>
          <w:noProof/>
        </w:rPr>
        <w:t>:1-29.</w:t>
      </w:r>
      <w:bookmarkEnd w:id="49"/>
    </w:p>
    <w:p w14:paraId="3FE72F3C" w14:textId="77777777" w:rsidR="00CC2925" w:rsidRPr="00CC2925" w:rsidRDefault="00CC2925" w:rsidP="00CC2925">
      <w:pPr>
        <w:pStyle w:val="EndNoteBibliography"/>
        <w:ind w:left="420" w:hanging="420"/>
        <w:rPr>
          <w:noProof/>
        </w:rPr>
      </w:pPr>
      <w:bookmarkStart w:id="50" w:name="_ENREF_3"/>
      <w:r w:rsidRPr="00CC2925">
        <w:rPr>
          <w:noProof/>
        </w:rPr>
        <w:t xml:space="preserve">Keeler-Wolf, T. 2007. The history of vegetation classification and mapping in California. Pages 1-42 </w:t>
      </w:r>
      <w:r w:rsidRPr="00CC2925">
        <w:rPr>
          <w:i/>
          <w:noProof/>
        </w:rPr>
        <w:t>in</w:t>
      </w:r>
      <w:r w:rsidRPr="00CC2925">
        <w:rPr>
          <w:noProof/>
        </w:rPr>
        <w:t xml:space="preserve"> M. G. Barbour, T. Keeler-Wolf, and A. A. Schoenherr, editors. Terrestrial vegetation of California. University of California Press, Berkeley, CA.</w:t>
      </w:r>
      <w:bookmarkEnd w:id="50"/>
    </w:p>
    <w:p w14:paraId="76A196DB" w14:textId="77777777" w:rsidR="00CC2925" w:rsidRPr="00CC2925" w:rsidRDefault="00CC2925" w:rsidP="00CC2925">
      <w:pPr>
        <w:pStyle w:val="EndNoteBibliography"/>
        <w:ind w:left="420" w:hanging="420"/>
        <w:rPr>
          <w:noProof/>
        </w:rPr>
      </w:pPr>
      <w:bookmarkStart w:id="51" w:name="_ENREF_4"/>
      <w:r w:rsidRPr="00CC2925">
        <w:rPr>
          <w:noProof/>
        </w:rPr>
        <w:t xml:space="preserve">Miller, J. D., E. E. Knapp, C. H. Key, C. N. Skinner, C. J. Isbell, R. M. Creasy, and J. W. Sherlock. 2009. Calibration and validation of the relative differenced Normalized Burn Ratio (RdNBR) to three measures of fire severity in the Sierra Nevada and Klamath Mountains, California, USA. Remote Sensing of Environment </w:t>
      </w:r>
      <w:r w:rsidRPr="00CC2925">
        <w:rPr>
          <w:b/>
          <w:noProof/>
        </w:rPr>
        <w:t>113</w:t>
      </w:r>
      <w:r w:rsidRPr="00CC2925">
        <w:rPr>
          <w:noProof/>
        </w:rPr>
        <w:t>:645-656.</w:t>
      </w:r>
      <w:bookmarkEnd w:id="51"/>
    </w:p>
    <w:p w14:paraId="070E9BEC" w14:textId="77777777" w:rsidR="00CC2925" w:rsidRPr="00CC2925" w:rsidRDefault="00CC2925" w:rsidP="00CC2925">
      <w:pPr>
        <w:pStyle w:val="EndNoteBibliography"/>
        <w:ind w:left="420" w:hanging="420"/>
        <w:rPr>
          <w:noProof/>
        </w:rPr>
      </w:pPr>
      <w:bookmarkStart w:id="52" w:name="_ENREF_5"/>
      <w:r w:rsidRPr="00CC2925">
        <w:rPr>
          <w:noProof/>
        </w:rPr>
        <w:t xml:space="preserve">Therneau, T. M., B. Atkinson, and B. Ripley. 2010. rpart: Recursive partitioning. R package version </w:t>
      </w:r>
      <w:r w:rsidRPr="00CC2925">
        <w:rPr>
          <w:b/>
          <w:noProof/>
        </w:rPr>
        <w:t>3</w:t>
      </w:r>
      <w:r w:rsidRPr="00CC2925">
        <w:rPr>
          <w:noProof/>
        </w:rPr>
        <w:t>:1-46.</w:t>
      </w:r>
      <w:bookmarkEnd w:id="52"/>
    </w:p>
    <w:p w14:paraId="0661A64B" w14:textId="1E8C4A64"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22FCE595"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p>
    <w:tbl>
      <w:tblPr>
        <w:tblW w:w="0" w:type="auto"/>
        <w:tblCellMar>
          <w:top w:w="15" w:type="dxa"/>
          <w:left w:w="15" w:type="dxa"/>
          <w:bottom w:w="15" w:type="dxa"/>
          <w:right w:w="15" w:type="dxa"/>
        </w:tblCellMar>
        <w:tblLook w:val="04A0" w:firstRow="1" w:lastRow="0" w:firstColumn="1" w:lastColumn="0" w:noHBand="0" w:noVBand="1"/>
      </w:tblPr>
      <w:tblGrid>
        <w:gridCol w:w="1147"/>
        <w:gridCol w:w="725"/>
        <w:gridCol w:w="725"/>
        <w:gridCol w:w="725"/>
        <w:gridCol w:w="725"/>
        <w:gridCol w:w="725"/>
      </w:tblGrid>
      <w:tr w:rsidR="00B16E59" w:rsidRPr="00B16E59" w14:paraId="15861C9E"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58C217"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21AB45D"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w:t>
            </w:r>
          </w:p>
        </w:tc>
      </w:tr>
      <w:tr w:rsidR="00B16E59" w:rsidRPr="00B16E59" w14:paraId="671FF5FC"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504A227"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Model AIC </w:t>
            </w:r>
            <w:r w:rsidRPr="00B16E59">
              <w:rPr>
                <w:rFonts w:ascii="Times New Roman" w:hAnsi="Times New Roman" w:cs="Times New Roman"/>
                <w:b/>
                <w:bCs/>
                <w:color w:val="000000"/>
                <w:sz w:val="22"/>
                <w:szCs w:val="22"/>
                <w:lang w:eastAsia="en-US"/>
              </w:rPr>
              <w:br/>
              <w:t>/coefficients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CD9A5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3A601B2"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29BF58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285E5E"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BB919CF" w14:textId="77777777" w:rsidR="00B16E59" w:rsidRPr="00B16E59" w:rsidRDefault="00B16E59" w:rsidP="00B16E59">
            <w:pPr>
              <w:jc w:val="center"/>
              <w:rPr>
                <w:rFonts w:ascii="-webkit-standard" w:hAnsi="-webkit-standard" w:cs="Times New Roman" w:hint="eastAsia"/>
                <w:color w:val="000000"/>
                <w:sz w:val="20"/>
                <w:szCs w:val="20"/>
                <w:lang w:eastAsia="en-US"/>
              </w:rPr>
            </w:pPr>
            <w:r w:rsidRPr="00B16E59">
              <w:rPr>
                <w:rFonts w:ascii="Times New Roman" w:hAnsi="Times New Roman" w:cs="Times New Roman"/>
                <w:b/>
                <w:bCs/>
                <w:color w:val="000000"/>
                <w:sz w:val="22"/>
                <w:szCs w:val="22"/>
                <w:lang w:eastAsia="en-US"/>
              </w:rPr>
              <w:t>5</w:t>
            </w:r>
          </w:p>
        </w:tc>
      </w:tr>
      <w:tr w:rsidR="00B16E59" w:rsidRPr="00B16E59" w14:paraId="6A75D8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02CB1F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AIC</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34BE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272F51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890.73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30707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05705D5"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890.87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87813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891.17</w:t>
            </w:r>
          </w:p>
        </w:tc>
      </w:tr>
      <w:tr w:rsidR="00B16E59" w:rsidRPr="00B16E59" w14:paraId="1115A69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5F5059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(Intercept)</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3E4F1A9"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6.645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7BEE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4.993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029973"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-4.36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C5B73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4.741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22B5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-4.502</w:t>
            </w:r>
          </w:p>
        </w:tc>
      </w:tr>
      <w:tr w:rsidR="00B16E59" w:rsidRPr="00B16E59" w14:paraId="3278A3B2"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6A3A2C1"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agencyUSF</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A781A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B26D99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0.387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C752B9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7697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352F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0.42</w:t>
            </w:r>
          </w:p>
        </w:tc>
      </w:tr>
      <w:tr w:rsidR="00B16E59" w:rsidRPr="00B16E59" w14:paraId="52A6AEE7"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2CA8AC"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agencyNPS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14FB37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A5968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8D9EC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0.481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4100B6F"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0.475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93797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0.508</w:t>
            </w:r>
          </w:p>
        </w:tc>
      </w:tr>
      <w:tr w:rsidR="00B16E59" w:rsidRPr="00B16E59" w14:paraId="67F8047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90BF5D"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classWFU</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0A3EC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16688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0.211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1B3D00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0.176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A40EBC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A2B49E"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0.195</w:t>
            </w:r>
          </w:p>
        </w:tc>
      </w:tr>
      <w:tr w:rsidR="00B16E59" w:rsidRPr="00B16E59" w14:paraId="1600EF8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D10940"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E5CADE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891020"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93C69D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59BF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B2C8542"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-0.009</w:t>
            </w:r>
          </w:p>
        </w:tc>
      </w:tr>
      <w:tr w:rsidR="00B16E59" w:rsidRPr="00B16E59" w14:paraId="54192A2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F0AFA8"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fire_year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88F95AC"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76DD8ED"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27D63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2A957"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375DE0"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2769EB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73C4F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max_bi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58B9B5"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D93D82"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195528"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9E4AA76"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6C3CEB"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r>
      <w:tr w:rsidR="00B16E59" w:rsidRPr="00B16E59" w14:paraId="56564D74"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71BA1B"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max_tmmn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6FD73D4"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51539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FFF3CA"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384781" w14:textId="77777777" w:rsidR="00B16E59" w:rsidRPr="00B16E59" w:rsidRDefault="00B16E59" w:rsidP="00B16E59">
            <w:pPr>
              <w:jc w:val="right"/>
              <w:rPr>
                <w:rFonts w:ascii="-webkit-standard" w:hAnsi="-webkit-standard" w:cs="Times New Roman" w:hint="eastAsia"/>
                <w:color w:val="000000"/>
                <w:sz w:val="20"/>
                <w:szCs w:val="20"/>
                <w:lang w:eastAsia="en-US"/>
              </w:rPr>
            </w:pPr>
            <w:r w:rsidRPr="00B16E59">
              <w:rPr>
                <w:rFonts w:ascii="Times New Roman" w:hAnsi="Times New Roman" w:cs="Times New Roman"/>
                <w:color w:val="000000"/>
                <w:sz w:val="22"/>
                <w:szCs w:val="22"/>
                <w:lang w:eastAsia="en-US"/>
              </w:rPr>
              <w:t>-0.003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BDF67"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74879B96"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7E64F94" w14:textId="77777777" w:rsidR="00B16E59" w:rsidRPr="00B16E59" w:rsidRDefault="00B16E59" w:rsidP="00B16E59">
            <w:pPr>
              <w:jc w:val="right"/>
              <w:rPr>
                <w:rFonts w:ascii="-webkit-standard" w:hAnsi="-webkit-standard" w:cs="Times New Roman" w:hint="eastAsia"/>
                <w:color w:val="000000"/>
                <w:sz w:val="20"/>
                <w:szCs w:val="20"/>
                <w:lang w:eastAsia="en-US"/>
              </w:rPr>
            </w:pPr>
            <w:proofErr w:type="spellStart"/>
            <w:r w:rsidRPr="00B16E59">
              <w:rPr>
                <w:rFonts w:ascii="Times New Roman" w:hAnsi="Times New Roman" w:cs="Times New Roman"/>
                <w:color w:val="000000"/>
                <w:sz w:val="22"/>
                <w:szCs w:val="22"/>
                <w:lang w:eastAsia="en-US"/>
              </w:rPr>
              <w:t>min_rmax</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87C4F1"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9B4C2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4947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81349C"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FCC1D2A" w14:textId="77777777" w:rsidR="00B16E59" w:rsidRPr="00B16E59" w:rsidRDefault="00B16E59" w:rsidP="00B16E59">
            <w:pPr>
              <w:rPr>
                <w:rFonts w:ascii="-webkit-standard" w:eastAsia="Times New Roman" w:hAnsi="-webkit-standard" w:cs="Times New Roman"/>
                <w:color w:val="000000"/>
                <w:sz w:val="20"/>
                <w:szCs w:val="20"/>
                <w:lang w:eastAsia="en-US"/>
              </w:rPr>
            </w:pPr>
          </w:p>
        </w:tc>
      </w:tr>
    </w:tbl>
    <w:p w14:paraId="650A3EA8" w14:textId="01D0B6BA" w:rsidR="00C07F7D" w:rsidRDefault="00C07F7D">
      <w:pPr>
        <w:rPr>
          <w:rFonts w:ascii="Times New Roman" w:hAnsi="Times New Roman" w:cs="Times New Roman"/>
        </w:rPr>
      </w:pPr>
      <w:r>
        <w:rPr>
          <w:rFonts w:ascii="Times New Roman" w:hAnsi="Times New Roman" w:cs="Times New Roman"/>
        </w:rPr>
        <w:br w:type="page"/>
      </w:r>
    </w:p>
    <w:p w14:paraId="3EFEA369" w14:textId="47F49F1E" w:rsidR="00C07F7D" w:rsidRP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1</w:t>
      </w:r>
      <w:r>
        <w:rPr>
          <w:rFonts w:ascii="Times New Roman" w:hAnsi="Times New Roman" w:cs="Times New Roman"/>
        </w:rPr>
        <w:t>: Range of possible SDC values as a function of patch radius</w:t>
      </w:r>
    </w:p>
    <w:p w14:paraId="0BEB4C75" w14:textId="1387D3F1" w:rsidR="00233FE9" w:rsidRDefault="00745CD4">
      <w:pPr>
        <w:rPr>
          <w:rFonts w:ascii="Times New Roman" w:hAnsi="Times New Roman" w:cs="Times New Roman"/>
          <w:b/>
        </w:rPr>
      </w:pPr>
      <w:r>
        <w:rPr>
          <w:rFonts w:ascii="Times New Roman" w:hAnsi="Times New Roman" w:cs="Times New Roman"/>
          <w:b/>
          <w:noProof/>
          <w:lang w:eastAsia="en-US"/>
        </w:rPr>
        <w:drawing>
          <wp:inline distT="0" distB="0" distL="0" distR="0" wp14:anchorId="5CDA734E" wp14:editId="2C221EB9">
            <wp:extent cx="5022426" cy="7533640"/>
            <wp:effectExtent l="0" t="0" r="69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0">
                      <a:extLst>
                        <a:ext uri="{28A0092B-C50C-407E-A947-70E740481C1C}">
                          <a14:useLocalDpi xmlns:a14="http://schemas.microsoft.com/office/drawing/2010/main" val="0"/>
                        </a:ext>
                      </a:extLst>
                    </a:blip>
                    <a:stretch>
                      <a:fillRect/>
                    </a:stretch>
                  </pic:blipFill>
                  <pic:spPr>
                    <a:xfrm>
                      <a:off x="0" y="0"/>
                      <a:ext cx="5023505" cy="7535259"/>
                    </a:xfrm>
                    <a:prstGeom prst="rect">
                      <a:avLst/>
                    </a:prstGeom>
                  </pic:spPr>
                </pic:pic>
              </a:graphicData>
            </a:graphic>
          </wp:inline>
        </w:drawing>
      </w:r>
      <w:r w:rsidR="00233FE9">
        <w:rPr>
          <w:rFonts w:ascii="Times New Roman" w:hAnsi="Times New Roman" w:cs="Times New Roman"/>
          <w:b/>
        </w:rPr>
        <w:br w:type="page"/>
      </w:r>
    </w:p>
    <w:p w14:paraId="2FE4A3FE" w14:textId="0CD6A18B" w:rsidR="00233FE9" w:rsidRPr="00B16E5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2</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 xml:space="preserve">class (Suppression </w:t>
      </w:r>
      <w:r w:rsidR="00CC2925">
        <w:rPr>
          <w:rFonts w:ascii="Times New Roman" w:hAnsi="Times New Roman" w:cs="Times New Roman"/>
          <w:i/>
        </w:rPr>
        <w:t>SUP</w:t>
      </w:r>
      <w:r w:rsidR="00CC2925">
        <w:rPr>
          <w:rFonts w:ascii="Times New Roman" w:hAnsi="Times New Roman" w:cs="Times New Roman"/>
        </w:rPr>
        <w:t xml:space="preserve"> or Wildland fire-use </w:t>
      </w:r>
      <w:r w:rsidR="00CC2925">
        <w:rPr>
          <w:rFonts w:ascii="Times New Roman" w:hAnsi="Times New Roman" w:cs="Times New Roman"/>
          <w:i/>
        </w:rPr>
        <w:t>WFU</w:t>
      </w:r>
      <w:r w:rsidR="00CC2925">
        <w:rPr>
          <w:rFonts w:ascii="Times New Roman" w:hAnsi="Times New Roman" w:cs="Times New Roman"/>
        </w:rPr>
        <w:t xml:space="preserve">), </w:t>
      </w:r>
      <w:r w:rsidR="00B16E59">
        <w:rPr>
          <w:rFonts w:ascii="Times New Roman" w:hAnsi="Times New Roman" w:cs="Times New Roman"/>
        </w:rPr>
        <w:t>max high temperature during the burn window (</w:t>
      </w:r>
      <w:proofErr w:type="spellStart"/>
      <w:r w:rsidR="00B16E59">
        <w:rPr>
          <w:rFonts w:ascii="Times New Roman" w:hAnsi="Times New Roman" w:cs="Times New Roman"/>
        </w:rPr>
        <w:t>max_tmmx</w:t>
      </w:r>
      <w:proofErr w:type="spellEnd"/>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B16E59">
        <w:rPr>
          <w:rFonts w:ascii="Times New Roman" w:hAnsi="Times New Roman" w:cs="Times New Roman"/>
        </w:rPr>
        <w:t xml:space="preserve">, </w:t>
      </w:r>
      <w:proofErr w:type="spellStart"/>
      <w:r w:rsidR="00B16E59">
        <w:rPr>
          <w:rFonts w:ascii="Times New Roman" w:hAnsi="Times New Roman" w:cs="Times New Roman"/>
        </w:rPr>
        <w:t>CalFIRE</w:t>
      </w:r>
      <w:proofErr w:type="spellEnd"/>
      <w:r w:rsidR="00B16E59">
        <w:rPr>
          <w:rFonts w:ascii="Times New Roman" w:hAnsi="Times New Roman" w:cs="Times New Roman"/>
        </w:rPr>
        <w:t xml:space="preserve"> </w:t>
      </w:r>
      <w:r w:rsidR="00B16E59">
        <w:rPr>
          <w:rFonts w:ascii="Times New Roman" w:hAnsi="Times New Roman" w:cs="Times New Roman"/>
          <w:i/>
        </w:rPr>
        <w:t>CDF</w:t>
      </w:r>
      <w:r w:rsidR="00B16E59">
        <w:rPr>
          <w:rFonts w:ascii="Times New Roman" w:hAnsi="Times New Roman" w:cs="Times New Roman"/>
        </w:rPr>
        <w:t xml:space="preserve">). </w:t>
      </w:r>
    </w:p>
    <w:p w14:paraId="167845AE" w14:textId="7FF2135E" w:rsidR="00234E49" w:rsidRDefault="00234E49"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4DDF82F" wp14:editId="1B5D1F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4-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21C1650D" w:rsidR="0022348B" w:rsidRP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Figure 3:</w:t>
      </w:r>
    </w:p>
    <w:p w14:paraId="0A253105" w14:textId="0A367720" w:rsidR="00234E49" w:rsidRDefault="00682CA8"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3635784" wp14:editId="30CC23C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4-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D7E092" w14:textId="7010EDA5" w:rsidR="0022348B" w:rsidRDefault="0022348B">
      <w:pPr>
        <w:rPr>
          <w:rFonts w:ascii="Times New Roman" w:hAnsi="Times New Roman" w:cs="Times New Roman"/>
        </w:rPr>
      </w:pPr>
      <w:r>
        <w:rPr>
          <w:rFonts w:ascii="Times New Roman" w:hAnsi="Times New Roman" w:cs="Times New Roman"/>
        </w:rPr>
        <w:br w:type="page"/>
      </w:r>
    </w:p>
    <w:p w14:paraId="33A3AD5E" w14:textId="62581E6F" w:rsidR="0022348B" w:rsidRPr="0022348B" w:rsidRDefault="0022348B" w:rsidP="0022348B">
      <w:pPr>
        <w:rPr>
          <w:rFonts w:ascii="Times New Roman" w:hAnsi="Times New Roman" w:cs="Times New Roman"/>
        </w:rPr>
      </w:pPr>
      <w:r>
        <w:rPr>
          <w:rFonts w:ascii="Times New Roman" w:hAnsi="Times New Roman" w:cs="Times New Roman"/>
          <w:b/>
        </w:rPr>
        <w:lastRenderedPageBreak/>
        <w:t xml:space="preserve">Figure </w:t>
      </w:r>
      <w:r w:rsidR="00CA64EA">
        <w:rPr>
          <w:rFonts w:ascii="Times New Roman" w:hAnsi="Times New Roman" w:cs="Times New Roman"/>
          <w:b/>
        </w:rPr>
        <w:t>4</w:t>
      </w:r>
      <w:r>
        <w:rPr>
          <w:rFonts w:ascii="Times New Roman" w:hAnsi="Times New Roman" w:cs="Times New Roman"/>
          <w:b/>
        </w:rPr>
        <w:t>:</w:t>
      </w:r>
      <w:r>
        <w:rPr>
          <w:rFonts w:ascii="Times New Roman" w:hAnsi="Times New Roman" w:cs="Times New Roman"/>
        </w:rPr>
        <w:t xml:space="preserve"> Trends in SDC, burn index and maximum high temperature over time. </w:t>
      </w:r>
    </w:p>
    <w:p w14:paraId="293ECB9D" w14:textId="77777777" w:rsidR="0022348B" w:rsidRDefault="0022348B"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BE69EB2" wp14:editId="2962C7A4">
            <wp:extent cx="4966335" cy="74495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4-25.png"/>
                    <pic:cNvPicPr/>
                  </pic:nvPicPr>
                  <pic:blipFill>
                    <a:blip r:embed="rId13">
                      <a:extLst>
                        <a:ext uri="{28A0092B-C50C-407E-A947-70E740481C1C}">
                          <a14:useLocalDpi xmlns:a14="http://schemas.microsoft.com/office/drawing/2010/main" val="0"/>
                        </a:ext>
                      </a:extLst>
                    </a:blip>
                    <a:stretch>
                      <a:fillRect/>
                    </a:stretch>
                  </pic:blipFill>
                  <pic:spPr>
                    <a:xfrm>
                      <a:off x="0" y="0"/>
                      <a:ext cx="4966335" cy="7449503"/>
                    </a:xfrm>
                    <a:prstGeom prst="rect">
                      <a:avLst/>
                    </a:prstGeom>
                  </pic:spPr>
                </pic:pic>
              </a:graphicData>
            </a:graphic>
          </wp:inline>
        </w:drawing>
      </w:r>
    </w:p>
    <w:p w14:paraId="6915FF0E" w14:textId="77777777" w:rsidR="0022348B" w:rsidRDefault="0022348B" w:rsidP="0022348B">
      <w:pPr>
        <w:rPr>
          <w:rFonts w:ascii="Times New Roman" w:hAnsi="Times New Roman" w:cs="Times New Roman"/>
        </w:rPr>
      </w:pPr>
      <w:r>
        <w:rPr>
          <w:rFonts w:ascii="Times New Roman" w:hAnsi="Times New Roman" w:cs="Times New Roman"/>
        </w:rPr>
        <w:br w:type="page"/>
      </w:r>
    </w:p>
    <w:p w14:paraId="0BF573ED" w14:textId="6C7A7E7E"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Pr>
          <w:rFonts w:ascii="Times New Roman" w:hAnsi="Times New Roman" w:cs="Times New Roman"/>
          <w:b/>
        </w:rPr>
        <w:t>5</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 xml:space="preserve">have similar areas and percent high-severity, corresponding to numbers 1-8 in Fig. 3. (Details will be filled in). SDC values are shown on figure. </w:t>
      </w:r>
      <w:r w:rsidR="0090486A">
        <w:rPr>
          <w:rFonts w:ascii="Times New Roman" w:hAnsi="Times New Roman" w:cs="Times New Roman"/>
        </w:rPr>
        <w:t>Fires in the right column have lower SDC values than comparably-sized fires in the left column.</w:t>
      </w:r>
    </w:p>
    <w:p w14:paraId="17B4CA5B" w14:textId="7F38A6BF" w:rsidR="0022348B" w:rsidRPr="00233FE9" w:rsidRDefault="00CA64EA"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0290E8" wp14:editId="6ADCF08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4-2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22348B" w:rsidRPr="00233FE9" w:rsidSect="0075060F">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7B5FBC" w14:textId="77777777" w:rsidR="00A54935" w:rsidRDefault="00A54935" w:rsidP="00D55DA2">
      <w:r>
        <w:separator/>
      </w:r>
    </w:p>
  </w:endnote>
  <w:endnote w:type="continuationSeparator" w:id="0">
    <w:p w14:paraId="041A5E2F" w14:textId="77777777" w:rsidR="00A54935" w:rsidRDefault="00A54935"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A54935" w:rsidRDefault="00A54935"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A54935" w:rsidRDefault="00A54935"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A54935" w:rsidRDefault="00A54935"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5ECB">
      <w:rPr>
        <w:rStyle w:val="PageNumber"/>
        <w:noProof/>
      </w:rPr>
      <w:t>2</w:t>
    </w:r>
    <w:r>
      <w:rPr>
        <w:rStyle w:val="PageNumber"/>
      </w:rPr>
      <w:fldChar w:fldCharType="end"/>
    </w:r>
  </w:p>
  <w:p w14:paraId="09AADF06" w14:textId="77777777" w:rsidR="00A54935" w:rsidRDefault="00A54935"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B45DC6" w14:textId="77777777" w:rsidR="00A54935" w:rsidRDefault="00A54935" w:rsidP="00D55DA2">
      <w:r>
        <w:separator/>
      </w:r>
    </w:p>
  </w:footnote>
  <w:footnote w:type="continuationSeparator" w:id="0">
    <w:p w14:paraId="69698D2A" w14:textId="77777777" w:rsidR="00A54935" w:rsidRDefault="00A54935"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2448&lt;/item&gt;&lt;item&gt;2648&lt;/item&gt;&lt;item&gt;3386&lt;/item&gt;&lt;item&gt;3458&lt;/item&gt;&lt;item&gt;3459&lt;/item&gt;&lt;/record-ids&gt;&lt;/item&gt;&lt;/Libraries&gt;"/>
  </w:docVars>
  <w:rsids>
    <w:rsidRoot w:val="00BF3424"/>
    <w:rsid w:val="00003301"/>
    <w:rsid w:val="00003478"/>
    <w:rsid w:val="000034ED"/>
    <w:rsid w:val="00007270"/>
    <w:rsid w:val="00012955"/>
    <w:rsid w:val="00021FCF"/>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90C40"/>
    <w:rsid w:val="00090C49"/>
    <w:rsid w:val="0009214A"/>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D7297"/>
    <w:rsid w:val="000E10DE"/>
    <w:rsid w:val="000E1805"/>
    <w:rsid w:val="000E26C3"/>
    <w:rsid w:val="000E7998"/>
    <w:rsid w:val="001146A6"/>
    <w:rsid w:val="00115ACD"/>
    <w:rsid w:val="00121D51"/>
    <w:rsid w:val="001301FF"/>
    <w:rsid w:val="00135306"/>
    <w:rsid w:val="00142C62"/>
    <w:rsid w:val="00144031"/>
    <w:rsid w:val="00145280"/>
    <w:rsid w:val="00145DA4"/>
    <w:rsid w:val="0014643E"/>
    <w:rsid w:val="0014669D"/>
    <w:rsid w:val="00146F6E"/>
    <w:rsid w:val="0016145E"/>
    <w:rsid w:val="00163046"/>
    <w:rsid w:val="00166CC8"/>
    <w:rsid w:val="0017329B"/>
    <w:rsid w:val="00174497"/>
    <w:rsid w:val="00177CFF"/>
    <w:rsid w:val="00181DBD"/>
    <w:rsid w:val="00184665"/>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2348B"/>
    <w:rsid w:val="00230B00"/>
    <w:rsid w:val="002323D4"/>
    <w:rsid w:val="00233FE9"/>
    <w:rsid w:val="0023430A"/>
    <w:rsid w:val="00234E49"/>
    <w:rsid w:val="00235D07"/>
    <w:rsid w:val="00240AA7"/>
    <w:rsid w:val="00242577"/>
    <w:rsid w:val="0024763A"/>
    <w:rsid w:val="00250334"/>
    <w:rsid w:val="00255E0B"/>
    <w:rsid w:val="002608DB"/>
    <w:rsid w:val="00261730"/>
    <w:rsid w:val="00261B20"/>
    <w:rsid w:val="00271239"/>
    <w:rsid w:val="002732F7"/>
    <w:rsid w:val="00273527"/>
    <w:rsid w:val="00273B87"/>
    <w:rsid w:val="002765BB"/>
    <w:rsid w:val="0027797B"/>
    <w:rsid w:val="002807C2"/>
    <w:rsid w:val="0028531B"/>
    <w:rsid w:val="002916D7"/>
    <w:rsid w:val="002937C6"/>
    <w:rsid w:val="00296F7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13DD"/>
    <w:rsid w:val="00304322"/>
    <w:rsid w:val="00306DDE"/>
    <w:rsid w:val="0032228A"/>
    <w:rsid w:val="00330578"/>
    <w:rsid w:val="00336096"/>
    <w:rsid w:val="00345D27"/>
    <w:rsid w:val="00350309"/>
    <w:rsid w:val="00353048"/>
    <w:rsid w:val="00361115"/>
    <w:rsid w:val="00364834"/>
    <w:rsid w:val="003655A3"/>
    <w:rsid w:val="00370C5E"/>
    <w:rsid w:val="003774CC"/>
    <w:rsid w:val="00380B80"/>
    <w:rsid w:val="00383FE2"/>
    <w:rsid w:val="00393BC7"/>
    <w:rsid w:val="003B1907"/>
    <w:rsid w:val="003C77F4"/>
    <w:rsid w:val="003C7DBB"/>
    <w:rsid w:val="003D273E"/>
    <w:rsid w:val="003D43A4"/>
    <w:rsid w:val="003D4882"/>
    <w:rsid w:val="003E3E80"/>
    <w:rsid w:val="003E401C"/>
    <w:rsid w:val="003F001A"/>
    <w:rsid w:val="003F172A"/>
    <w:rsid w:val="003F4FF7"/>
    <w:rsid w:val="003F69B0"/>
    <w:rsid w:val="004049FF"/>
    <w:rsid w:val="00406919"/>
    <w:rsid w:val="004152FC"/>
    <w:rsid w:val="0042022B"/>
    <w:rsid w:val="0042069B"/>
    <w:rsid w:val="00423B47"/>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E8B"/>
    <w:rsid w:val="005702BD"/>
    <w:rsid w:val="00575E32"/>
    <w:rsid w:val="00592E9E"/>
    <w:rsid w:val="005A15F0"/>
    <w:rsid w:val="005A5EE5"/>
    <w:rsid w:val="005A6918"/>
    <w:rsid w:val="005B5F6D"/>
    <w:rsid w:val="005B64EE"/>
    <w:rsid w:val="005C12F9"/>
    <w:rsid w:val="005C40A5"/>
    <w:rsid w:val="005D0B08"/>
    <w:rsid w:val="005D1A93"/>
    <w:rsid w:val="005D3C6C"/>
    <w:rsid w:val="005E0E81"/>
    <w:rsid w:val="005E40F3"/>
    <w:rsid w:val="005E41D8"/>
    <w:rsid w:val="005E447E"/>
    <w:rsid w:val="005E62EF"/>
    <w:rsid w:val="005F13B3"/>
    <w:rsid w:val="005F2E0F"/>
    <w:rsid w:val="005F3717"/>
    <w:rsid w:val="005F46CE"/>
    <w:rsid w:val="005F6263"/>
    <w:rsid w:val="0060055A"/>
    <w:rsid w:val="00604D81"/>
    <w:rsid w:val="00621ADE"/>
    <w:rsid w:val="00624CB7"/>
    <w:rsid w:val="00625552"/>
    <w:rsid w:val="00626985"/>
    <w:rsid w:val="00627841"/>
    <w:rsid w:val="0063201D"/>
    <w:rsid w:val="00632900"/>
    <w:rsid w:val="006428C5"/>
    <w:rsid w:val="0065240D"/>
    <w:rsid w:val="0066130F"/>
    <w:rsid w:val="00665583"/>
    <w:rsid w:val="006762A0"/>
    <w:rsid w:val="006800F7"/>
    <w:rsid w:val="00682CA8"/>
    <w:rsid w:val="00684433"/>
    <w:rsid w:val="00686FDC"/>
    <w:rsid w:val="006932E6"/>
    <w:rsid w:val="006A3DFE"/>
    <w:rsid w:val="006B0BF7"/>
    <w:rsid w:val="006C1218"/>
    <w:rsid w:val="006D11A9"/>
    <w:rsid w:val="006E0810"/>
    <w:rsid w:val="006E17F3"/>
    <w:rsid w:val="006E5DA9"/>
    <w:rsid w:val="006E7CD5"/>
    <w:rsid w:val="006F0C26"/>
    <w:rsid w:val="006F2822"/>
    <w:rsid w:val="006F57A3"/>
    <w:rsid w:val="006F7E76"/>
    <w:rsid w:val="006F7FF1"/>
    <w:rsid w:val="00701169"/>
    <w:rsid w:val="00707242"/>
    <w:rsid w:val="0070726F"/>
    <w:rsid w:val="00711C83"/>
    <w:rsid w:val="00717D59"/>
    <w:rsid w:val="00726A53"/>
    <w:rsid w:val="00732F46"/>
    <w:rsid w:val="00733765"/>
    <w:rsid w:val="00735092"/>
    <w:rsid w:val="00737AC6"/>
    <w:rsid w:val="00744EA8"/>
    <w:rsid w:val="00745CD4"/>
    <w:rsid w:val="007474B0"/>
    <w:rsid w:val="007475FE"/>
    <w:rsid w:val="0075060F"/>
    <w:rsid w:val="00751992"/>
    <w:rsid w:val="007600C0"/>
    <w:rsid w:val="00767E64"/>
    <w:rsid w:val="00775798"/>
    <w:rsid w:val="007769B9"/>
    <w:rsid w:val="00780E98"/>
    <w:rsid w:val="00785762"/>
    <w:rsid w:val="007866A9"/>
    <w:rsid w:val="007906BC"/>
    <w:rsid w:val="00791E03"/>
    <w:rsid w:val="00792DB5"/>
    <w:rsid w:val="00793039"/>
    <w:rsid w:val="00793A36"/>
    <w:rsid w:val="007960AA"/>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6533C"/>
    <w:rsid w:val="00867AA8"/>
    <w:rsid w:val="008730C8"/>
    <w:rsid w:val="00882081"/>
    <w:rsid w:val="00884B50"/>
    <w:rsid w:val="008875E0"/>
    <w:rsid w:val="008901F4"/>
    <w:rsid w:val="0089052E"/>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ECB"/>
    <w:rsid w:val="008E5FD2"/>
    <w:rsid w:val="008F2CB8"/>
    <w:rsid w:val="0090486A"/>
    <w:rsid w:val="009051C8"/>
    <w:rsid w:val="00906656"/>
    <w:rsid w:val="00906BCE"/>
    <w:rsid w:val="009123C1"/>
    <w:rsid w:val="009158C6"/>
    <w:rsid w:val="00922657"/>
    <w:rsid w:val="009230B3"/>
    <w:rsid w:val="00927329"/>
    <w:rsid w:val="0092786B"/>
    <w:rsid w:val="009314EC"/>
    <w:rsid w:val="00965789"/>
    <w:rsid w:val="009663C4"/>
    <w:rsid w:val="0096710F"/>
    <w:rsid w:val="0096712B"/>
    <w:rsid w:val="0097114C"/>
    <w:rsid w:val="009738E8"/>
    <w:rsid w:val="00981A4A"/>
    <w:rsid w:val="009821EE"/>
    <w:rsid w:val="00985548"/>
    <w:rsid w:val="00987ECC"/>
    <w:rsid w:val="0099322B"/>
    <w:rsid w:val="009969FC"/>
    <w:rsid w:val="009A0266"/>
    <w:rsid w:val="009A5099"/>
    <w:rsid w:val="009A601A"/>
    <w:rsid w:val="009A7917"/>
    <w:rsid w:val="009B1D37"/>
    <w:rsid w:val="009B2832"/>
    <w:rsid w:val="009B3B32"/>
    <w:rsid w:val="009B3F48"/>
    <w:rsid w:val="009B4CDC"/>
    <w:rsid w:val="009B4DAB"/>
    <w:rsid w:val="009B55C1"/>
    <w:rsid w:val="009B769F"/>
    <w:rsid w:val="009C595A"/>
    <w:rsid w:val="009C5EB9"/>
    <w:rsid w:val="009D00A6"/>
    <w:rsid w:val="009D20B4"/>
    <w:rsid w:val="009D4BF7"/>
    <w:rsid w:val="009E1323"/>
    <w:rsid w:val="009E1FB9"/>
    <w:rsid w:val="009E3E08"/>
    <w:rsid w:val="009F0BE3"/>
    <w:rsid w:val="009F37EF"/>
    <w:rsid w:val="009F56EA"/>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54935"/>
    <w:rsid w:val="00A63051"/>
    <w:rsid w:val="00A636FB"/>
    <w:rsid w:val="00A72B54"/>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55BE"/>
    <w:rsid w:val="00B060D7"/>
    <w:rsid w:val="00B12E2A"/>
    <w:rsid w:val="00B13593"/>
    <w:rsid w:val="00B15A37"/>
    <w:rsid w:val="00B16D25"/>
    <w:rsid w:val="00B16E59"/>
    <w:rsid w:val="00B25DFF"/>
    <w:rsid w:val="00B27B65"/>
    <w:rsid w:val="00B316C1"/>
    <w:rsid w:val="00B319F3"/>
    <w:rsid w:val="00B32074"/>
    <w:rsid w:val="00B342F5"/>
    <w:rsid w:val="00B36F74"/>
    <w:rsid w:val="00B424AC"/>
    <w:rsid w:val="00B525C4"/>
    <w:rsid w:val="00B52C4E"/>
    <w:rsid w:val="00B55ECB"/>
    <w:rsid w:val="00B56EF7"/>
    <w:rsid w:val="00B62C24"/>
    <w:rsid w:val="00B643CC"/>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79FA"/>
    <w:rsid w:val="00BD0EAC"/>
    <w:rsid w:val="00BD41B7"/>
    <w:rsid w:val="00BD5B4D"/>
    <w:rsid w:val="00BE4CCA"/>
    <w:rsid w:val="00BF161B"/>
    <w:rsid w:val="00BF3424"/>
    <w:rsid w:val="00BF7DD9"/>
    <w:rsid w:val="00C01FCA"/>
    <w:rsid w:val="00C03CE0"/>
    <w:rsid w:val="00C05904"/>
    <w:rsid w:val="00C063AF"/>
    <w:rsid w:val="00C07F7D"/>
    <w:rsid w:val="00C1197A"/>
    <w:rsid w:val="00C1503E"/>
    <w:rsid w:val="00C22570"/>
    <w:rsid w:val="00C35B4F"/>
    <w:rsid w:val="00C377CA"/>
    <w:rsid w:val="00C37E3D"/>
    <w:rsid w:val="00C4360B"/>
    <w:rsid w:val="00C44245"/>
    <w:rsid w:val="00C53A96"/>
    <w:rsid w:val="00C5450E"/>
    <w:rsid w:val="00C6221E"/>
    <w:rsid w:val="00C91445"/>
    <w:rsid w:val="00C91E79"/>
    <w:rsid w:val="00C9780E"/>
    <w:rsid w:val="00CA5F49"/>
    <w:rsid w:val="00CA64EA"/>
    <w:rsid w:val="00CC2925"/>
    <w:rsid w:val="00CC5781"/>
    <w:rsid w:val="00CC61A1"/>
    <w:rsid w:val="00CD49F1"/>
    <w:rsid w:val="00CD5CD5"/>
    <w:rsid w:val="00CE40CC"/>
    <w:rsid w:val="00CF62F0"/>
    <w:rsid w:val="00D0563E"/>
    <w:rsid w:val="00D14105"/>
    <w:rsid w:val="00D16654"/>
    <w:rsid w:val="00D20ABC"/>
    <w:rsid w:val="00D24153"/>
    <w:rsid w:val="00D259F0"/>
    <w:rsid w:val="00D2614D"/>
    <w:rsid w:val="00D36BD2"/>
    <w:rsid w:val="00D418B6"/>
    <w:rsid w:val="00D45535"/>
    <w:rsid w:val="00D46BB4"/>
    <w:rsid w:val="00D55DA2"/>
    <w:rsid w:val="00D628DD"/>
    <w:rsid w:val="00D65DBF"/>
    <w:rsid w:val="00D6761D"/>
    <w:rsid w:val="00D74BF2"/>
    <w:rsid w:val="00D83EE2"/>
    <w:rsid w:val="00D84B60"/>
    <w:rsid w:val="00D94367"/>
    <w:rsid w:val="00D946B4"/>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5715"/>
    <w:rsid w:val="00E10090"/>
    <w:rsid w:val="00E17C98"/>
    <w:rsid w:val="00E212A6"/>
    <w:rsid w:val="00E22993"/>
    <w:rsid w:val="00E22D28"/>
    <w:rsid w:val="00E23A6A"/>
    <w:rsid w:val="00E253FE"/>
    <w:rsid w:val="00E2626C"/>
    <w:rsid w:val="00E31391"/>
    <w:rsid w:val="00E37664"/>
    <w:rsid w:val="00E46DED"/>
    <w:rsid w:val="00E51ED8"/>
    <w:rsid w:val="00E600AD"/>
    <w:rsid w:val="00E60516"/>
    <w:rsid w:val="00E615E1"/>
    <w:rsid w:val="00E62D0F"/>
    <w:rsid w:val="00E64C91"/>
    <w:rsid w:val="00E6648A"/>
    <w:rsid w:val="00E676B5"/>
    <w:rsid w:val="00E7279F"/>
    <w:rsid w:val="00E752B9"/>
    <w:rsid w:val="00E83584"/>
    <w:rsid w:val="00E864FC"/>
    <w:rsid w:val="00E935D1"/>
    <w:rsid w:val="00E95E3E"/>
    <w:rsid w:val="00EA0993"/>
    <w:rsid w:val="00EA204D"/>
    <w:rsid w:val="00EA5DDB"/>
    <w:rsid w:val="00EA6EB4"/>
    <w:rsid w:val="00EB24AE"/>
    <w:rsid w:val="00EC2326"/>
    <w:rsid w:val="00EC5AD2"/>
    <w:rsid w:val="00EC795E"/>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D56B8-9520-FD44-B471-3189D3021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2775</Words>
  <Characters>15818</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18556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2</cp:revision>
  <cp:lastPrinted>2013-12-07T23:09:00Z</cp:lastPrinted>
  <dcterms:created xsi:type="dcterms:W3CDTF">2017-05-15T06:47:00Z</dcterms:created>
  <dcterms:modified xsi:type="dcterms:W3CDTF">2017-05-15T06:47:00Z</dcterms:modified>
</cp:coreProperties>
</file>