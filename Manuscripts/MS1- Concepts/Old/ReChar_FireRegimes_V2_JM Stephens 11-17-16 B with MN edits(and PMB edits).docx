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A5CCAF" w14:textId="4584CC40" w:rsidR="00DD0341" w:rsidRPr="00DD0341" w:rsidRDefault="00614017" w:rsidP="00DD0341">
      <w:pPr>
        <w:pStyle w:val="NoSpacing"/>
        <w:spacing w:line="480" w:lineRule="auto"/>
        <w:rPr>
          <w:rFonts w:ascii="Times New Roman" w:hAnsi="Times New Roman" w:cs="Times New Roman"/>
          <w:sz w:val="24"/>
          <w:szCs w:val="24"/>
        </w:rPr>
      </w:pPr>
      <w:ins w:id="0" w:author="Miller, Jay D -FS" w:date="2016-11-07T14:12:00Z">
        <w:r>
          <w:rPr>
            <w:rFonts w:ascii="Times New Roman" w:hAnsi="Times New Roman" w:cs="Times New Roman"/>
            <w:sz w:val="24"/>
            <w:szCs w:val="24"/>
          </w:rPr>
          <w:t xml:space="preserve">An </w:t>
        </w:r>
      </w:ins>
      <w:del w:id="1" w:author="Miller, Jay D -FS" w:date="2016-11-07T14:12:00Z">
        <w:r w:rsidR="001D0AFE" w:rsidDel="00614017">
          <w:rPr>
            <w:rFonts w:ascii="Times New Roman" w:hAnsi="Times New Roman" w:cs="Times New Roman"/>
            <w:sz w:val="24"/>
            <w:szCs w:val="24"/>
          </w:rPr>
          <w:delText>Re-characterizing</w:delText>
        </w:r>
      </w:del>
      <w:ins w:id="2" w:author="Miller, Jay D -FS" w:date="2016-11-07T14:12:00Z">
        <w:r>
          <w:rPr>
            <w:rFonts w:ascii="Times New Roman" w:hAnsi="Times New Roman" w:cs="Times New Roman"/>
            <w:sz w:val="24"/>
            <w:szCs w:val="24"/>
          </w:rPr>
          <w:t xml:space="preserve">alternative characterization of dry </w:t>
        </w:r>
      </w:ins>
      <w:ins w:id="3" w:author="Miller, Jay D -FS" w:date="2016-11-08T07:47:00Z">
        <w:r w:rsidR="00147CB3">
          <w:rPr>
            <w:rFonts w:ascii="Times New Roman" w:hAnsi="Times New Roman" w:cs="Times New Roman"/>
            <w:sz w:val="24"/>
            <w:szCs w:val="24"/>
          </w:rPr>
          <w:t xml:space="preserve">conifer </w:t>
        </w:r>
      </w:ins>
      <w:ins w:id="4" w:author="Miller, Jay D -FS" w:date="2016-11-07T14:12:00Z">
        <w:r>
          <w:rPr>
            <w:rFonts w:ascii="Times New Roman" w:hAnsi="Times New Roman" w:cs="Times New Roman"/>
            <w:sz w:val="24"/>
            <w:szCs w:val="24"/>
          </w:rPr>
          <w:t>forest</w:t>
        </w:r>
      </w:ins>
      <w:r w:rsidR="001D0AFE">
        <w:rPr>
          <w:rFonts w:ascii="Times New Roman" w:hAnsi="Times New Roman" w:cs="Times New Roman"/>
          <w:sz w:val="24"/>
          <w:szCs w:val="24"/>
        </w:rPr>
        <w:t xml:space="preserve"> fire </w:t>
      </w:r>
      <w:commentRangeStart w:id="5"/>
      <w:r w:rsidR="001D0AFE">
        <w:rPr>
          <w:rFonts w:ascii="Times New Roman" w:hAnsi="Times New Roman" w:cs="Times New Roman"/>
          <w:sz w:val="24"/>
          <w:szCs w:val="24"/>
        </w:rPr>
        <w:t>regimes</w:t>
      </w:r>
      <w:commentRangeEnd w:id="5"/>
      <w:r w:rsidR="00EE27D8">
        <w:rPr>
          <w:rStyle w:val="CommentReference"/>
        </w:rPr>
        <w:commentReference w:id="5"/>
      </w:r>
      <w:del w:id="6" w:author="Miller, Jay D -FS" w:date="2016-11-07T14:12:00Z">
        <w:r w:rsidR="001D0AFE" w:rsidDel="00614017">
          <w:rPr>
            <w:rFonts w:ascii="Times New Roman" w:hAnsi="Times New Roman" w:cs="Times New Roman"/>
            <w:sz w:val="24"/>
            <w:szCs w:val="24"/>
          </w:rPr>
          <w:delText xml:space="preserve"> in dry</w:delText>
        </w:r>
        <w:r w:rsidR="00236B8C" w:rsidDel="00614017">
          <w:rPr>
            <w:rFonts w:ascii="Times New Roman" w:hAnsi="Times New Roman" w:cs="Times New Roman"/>
            <w:sz w:val="24"/>
            <w:szCs w:val="24"/>
          </w:rPr>
          <w:delText xml:space="preserve"> forests</w:delText>
        </w:r>
      </w:del>
    </w:p>
    <w:p w14:paraId="3DAA2BAB" w14:textId="77777777" w:rsidR="00DD0341" w:rsidRDefault="00DD0341" w:rsidP="00DD0341">
      <w:pPr>
        <w:pStyle w:val="NoSpacing"/>
        <w:spacing w:line="480" w:lineRule="auto"/>
        <w:rPr>
          <w:rFonts w:ascii="Times New Roman" w:hAnsi="Times New Roman" w:cs="Times New Roman"/>
          <w:sz w:val="24"/>
          <w:szCs w:val="24"/>
        </w:rPr>
      </w:pPr>
    </w:p>
    <w:p w14:paraId="445A0DA5" w14:textId="77777777" w:rsidR="00DD0341" w:rsidRDefault="00DD0341" w:rsidP="00DD0341">
      <w:pPr>
        <w:pStyle w:val="NoSpacing"/>
        <w:spacing w:line="480" w:lineRule="auto"/>
        <w:rPr>
          <w:rFonts w:ascii="Times New Roman" w:hAnsi="Times New Roman" w:cs="Times New Roman"/>
          <w:sz w:val="24"/>
          <w:szCs w:val="24"/>
          <w:vertAlign w:val="superscript"/>
        </w:rPr>
      </w:pPr>
      <w:r w:rsidRPr="00DD0341">
        <w:rPr>
          <w:rFonts w:ascii="Times New Roman" w:hAnsi="Times New Roman" w:cs="Times New Roman"/>
          <w:sz w:val="24"/>
          <w:szCs w:val="24"/>
        </w:rPr>
        <w:t>Brandon M. Collins</w:t>
      </w:r>
      <w:r w:rsidRPr="00DD0341">
        <w:rPr>
          <w:rFonts w:ascii="Times New Roman" w:hAnsi="Times New Roman" w:cs="Times New Roman"/>
          <w:sz w:val="24"/>
          <w:szCs w:val="24"/>
          <w:vertAlign w:val="superscript"/>
        </w:rPr>
        <w:t>1, 2*</w:t>
      </w:r>
      <w:r w:rsidRPr="00DD0341">
        <w:rPr>
          <w:rFonts w:ascii="Times New Roman" w:hAnsi="Times New Roman" w:cs="Times New Roman"/>
          <w:sz w:val="24"/>
          <w:szCs w:val="24"/>
        </w:rPr>
        <w:t xml:space="preserve">, </w:t>
      </w:r>
      <w:r w:rsidR="006E7D05" w:rsidRPr="00DD0341">
        <w:rPr>
          <w:rFonts w:ascii="Times New Roman" w:hAnsi="Times New Roman" w:cs="Times New Roman"/>
          <w:sz w:val="24"/>
          <w:szCs w:val="24"/>
        </w:rPr>
        <w:t xml:space="preserve">Jens </w:t>
      </w:r>
      <w:r w:rsidR="00B2450A">
        <w:rPr>
          <w:rFonts w:ascii="Times New Roman" w:hAnsi="Times New Roman" w:cs="Times New Roman"/>
          <w:sz w:val="24"/>
          <w:szCs w:val="24"/>
        </w:rPr>
        <w:t xml:space="preserve">T. </w:t>
      </w:r>
      <w:r w:rsidR="006E7D05" w:rsidRPr="00DD0341">
        <w:rPr>
          <w:rFonts w:ascii="Times New Roman" w:hAnsi="Times New Roman" w:cs="Times New Roman"/>
          <w:sz w:val="24"/>
          <w:szCs w:val="24"/>
        </w:rPr>
        <w:t>Stevens</w:t>
      </w:r>
      <w:r w:rsidR="00D84E29">
        <w:rPr>
          <w:rFonts w:ascii="Times New Roman" w:hAnsi="Times New Roman" w:cs="Times New Roman"/>
          <w:sz w:val="24"/>
          <w:szCs w:val="24"/>
          <w:vertAlign w:val="superscript"/>
        </w:rPr>
        <w:t>3</w:t>
      </w:r>
      <w:r w:rsidR="006E7D05">
        <w:rPr>
          <w:rFonts w:ascii="Times New Roman" w:hAnsi="Times New Roman" w:cs="Times New Roman"/>
          <w:sz w:val="24"/>
          <w:szCs w:val="24"/>
        </w:rPr>
        <w:t xml:space="preserve">, </w:t>
      </w:r>
      <w:r w:rsidR="00D84E29">
        <w:rPr>
          <w:rFonts w:ascii="Times New Roman" w:hAnsi="Times New Roman" w:cs="Times New Roman"/>
          <w:sz w:val="24"/>
          <w:szCs w:val="24"/>
        </w:rPr>
        <w:t>Jay D. Miller</w:t>
      </w:r>
      <w:r w:rsidR="00D84E29" w:rsidRPr="00D84E29">
        <w:rPr>
          <w:rFonts w:ascii="Times New Roman" w:hAnsi="Times New Roman" w:cs="Times New Roman"/>
          <w:sz w:val="24"/>
          <w:szCs w:val="24"/>
          <w:vertAlign w:val="superscript"/>
        </w:rPr>
        <w:t>4</w:t>
      </w:r>
      <w:r w:rsidR="00D84E29">
        <w:rPr>
          <w:rFonts w:ascii="Times New Roman" w:hAnsi="Times New Roman" w:cs="Times New Roman"/>
          <w:sz w:val="24"/>
          <w:szCs w:val="24"/>
        </w:rPr>
        <w:t xml:space="preserve">, </w:t>
      </w:r>
      <w:r w:rsidR="006E7D05">
        <w:rPr>
          <w:rFonts w:ascii="Times New Roman" w:hAnsi="Times New Roman" w:cs="Times New Roman"/>
          <w:sz w:val="24"/>
          <w:szCs w:val="24"/>
        </w:rPr>
        <w:t>Scott L. Stephens</w:t>
      </w:r>
      <w:r w:rsidR="00D84E29">
        <w:rPr>
          <w:rFonts w:ascii="Times New Roman" w:hAnsi="Times New Roman" w:cs="Times New Roman"/>
          <w:sz w:val="24"/>
          <w:szCs w:val="24"/>
          <w:vertAlign w:val="superscript"/>
        </w:rPr>
        <w:t>3</w:t>
      </w:r>
      <w:r w:rsidR="006E7D05">
        <w:rPr>
          <w:rFonts w:ascii="Times New Roman" w:hAnsi="Times New Roman" w:cs="Times New Roman"/>
          <w:sz w:val="24"/>
          <w:szCs w:val="24"/>
        </w:rPr>
        <w:t xml:space="preserve">, </w:t>
      </w:r>
      <w:r w:rsidR="00D84E29" w:rsidRPr="00DD0341">
        <w:rPr>
          <w:rFonts w:ascii="Times New Roman" w:hAnsi="Times New Roman" w:cs="Times New Roman"/>
          <w:sz w:val="24"/>
          <w:szCs w:val="24"/>
        </w:rPr>
        <w:t xml:space="preserve">Peter M. </w:t>
      </w:r>
      <w:r w:rsidR="00D84E29" w:rsidRPr="00D84E29">
        <w:rPr>
          <w:rFonts w:ascii="Times New Roman" w:hAnsi="Times New Roman" w:cs="Times New Roman"/>
          <w:sz w:val="24"/>
          <w:szCs w:val="24"/>
        </w:rPr>
        <w:t>Brown</w:t>
      </w:r>
      <w:r w:rsidR="00D84E29" w:rsidRPr="00D84E29">
        <w:rPr>
          <w:rFonts w:ascii="Times New Roman" w:hAnsi="Times New Roman" w:cs="Times New Roman"/>
          <w:sz w:val="24"/>
          <w:szCs w:val="24"/>
          <w:vertAlign w:val="superscript"/>
        </w:rPr>
        <w:t>5</w:t>
      </w:r>
      <w:r w:rsidR="00D84E29">
        <w:rPr>
          <w:rFonts w:ascii="Times New Roman" w:hAnsi="Times New Roman" w:cs="Times New Roman"/>
          <w:sz w:val="24"/>
          <w:szCs w:val="24"/>
        </w:rPr>
        <w:t xml:space="preserve">, </w:t>
      </w:r>
      <w:r w:rsidRPr="00D84E29">
        <w:rPr>
          <w:rFonts w:ascii="Times New Roman" w:hAnsi="Times New Roman" w:cs="Times New Roman"/>
          <w:sz w:val="24"/>
          <w:szCs w:val="24"/>
        </w:rPr>
        <w:t>Malcolm</w:t>
      </w:r>
      <w:r w:rsidRPr="00DD0341">
        <w:rPr>
          <w:rFonts w:ascii="Times New Roman" w:hAnsi="Times New Roman" w:cs="Times New Roman"/>
          <w:sz w:val="24"/>
          <w:szCs w:val="24"/>
        </w:rPr>
        <w:t xml:space="preserve"> North</w:t>
      </w:r>
      <w:r w:rsidRPr="006E7D05">
        <w:rPr>
          <w:rFonts w:ascii="Times New Roman" w:hAnsi="Times New Roman" w:cs="Times New Roman"/>
          <w:sz w:val="24"/>
          <w:szCs w:val="24"/>
          <w:vertAlign w:val="superscript"/>
        </w:rPr>
        <w:t>1</w:t>
      </w:r>
      <w:proofErr w:type="gramStart"/>
      <w:r w:rsidRPr="006E7D05">
        <w:rPr>
          <w:rFonts w:ascii="Times New Roman" w:hAnsi="Times New Roman" w:cs="Times New Roman"/>
          <w:sz w:val="24"/>
          <w:szCs w:val="24"/>
          <w:vertAlign w:val="superscript"/>
        </w:rPr>
        <w:t>,</w:t>
      </w:r>
      <w:r w:rsidR="00D84E29">
        <w:rPr>
          <w:rFonts w:ascii="Times New Roman" w:hAnsi="Times New Roman" w:cs="Times New Roman"/>
          <w:sz w:val="24"/>
          <w:szCs w:val="24"/>
          <w:vertAlign w:val="superscript"/>
        </w:rPr>
        <w:t>6</w:t>
      </w:r>
      <w:proofErr w:type="gramEnd"/>
      <w:r w:rsidRPr="00DD0341">
        <w:rPr>
          <w:rFonts w:ascii="Times New Roman" w:hAnsi="Times New Roman" w:cs="Times New Roman"/>
          <w:sz w:val="24"/>
          <w:szCs w:val="24"/>
        </w:rPr>
        <w:t xml:space="preserve">, Hugh Safford </w:t>
      </w:r>
      <w:r w:rsidRPr="00DD0341">
        <w:rPr>
          <w:rFonts w:ascii="Times New Roman" w:hAnsi="Times New Roman" w:cs="Times New Roman"/>
          <w:sz w:val="24"/>
          <w:szCs w:val="24"/>
          <w:vertAlign w:val="superscript"/>
        </w:rPr>
        <w:t>7</w:t>
      </w:r>
      <w:r w:rsidR="00D84E29">
        <w:rPr>
          <w:rFonts w:ascii="Times New Roman" w:hAnsi="Times New Roman" w:cs="Times New Roman"/>
          <w:sz w:val="24"/>
          <w:szCs w:val="24"/>
          <w:vertAlign w:val="superscript"/>
        </w:rPr>
        <w:t>,8</w:t>
      </w:r>
    </w:p>
    <w:p w14:paraId="4DCA5A91" w14:textId="77777777" w:rsidR="00DD0341" w:rsidRPr="00DD0341" w:rsidRDefault="00DD0341" w:rsidP="00DD0341">
      <w:pPr>
        <w:pStyle w:val="NoSpacing"/>
        <w:spacing w:line="480" w:lineRule="auto"/>
        <w:rPr>
          <w:rFonts w:ascii="Times New Roman" w:hAnsi="Times New Roman" w:cs="Times New Roman"/>
          <w:sz w:val="24"/>
          <w:szCs w:val="24"/>
        </w:rPr>
      </w:pPr>
    </w:p>
    <w:p w14:paraId="67014E88" w14:textId="77777777" w:rsidR="00DD0341" w:rsidRPr="00DD0341" w:rsidRDefault="00DD0341" w:rsidP="00DD0341">
      <w:pPr>
        <w:pStyle w:val="NoSpacing"/>
        <w:spacing w:line="480" w:lineRule="auto"/>
        <w:rPr>
          <w:rFonts w:ascii="Times New Roman" w:hAnsi="Times New Roman" w:cs="Times New Roman"/>
          <w:sz w:val="24"/>
          <w:szCs w:val="24"/>
        </w:rPr>
      </w:pPr>
      <w:r w:rsidRPr="00DD0341">
        <w:rPr>
          <w:rFonts w:ascii="Times New Roman" w:hAnsi="Times New Roman" w:cs="Times New Roman"/>
          <w:sz w:val="24"/>
          <w:szCs w:val="24"/>
          <w:vertAlign w:val="superscript"/>
        </w:rPr>
        <w:t>1</w:t>
      </w:r>
      <w:r w:rsidRPr="00DD0341">
        <w:rPr>
          <w:rFonts w:ascii="Times New Roman" w:hAnsi="Times New Roman" w:cs="Times New Roman"/>
          <w:sz w:val="24"/>
          <w:szCs w:val="24"/>
        </w:rPr>
        <w:t>USDA Forest Service, Pacific Southwest Research Station, Davis, CA, 95618, USA</w:t>
      </w:r>
    </w:p>
    <w:p w14:paraId="382E99CA" w14:textId="77777777" w:rsidR="00DD0341" w:rsidRDefault="00DD0341" w:rsidP="00DD0341">
      <w:pPr>
        <w:pStyle w:val="NoSpacing"/>
        <w:spacing w:line="480" w:lineRule="auto"/>
        <w:rPr>
          <w:rFonts w:ascii="Times New Roman" w:hAnsi="Times New Roman" w:cs="Times New Roman"/>
          <w:sz w:val="24"/>
          <w:szCs w:val="24"/>
        </w:rPr>
      </w:pPr>
      <w:r w:rsidRPr="00DD0341">
        <w:rPr>
          <w:rFonts w:ascii="Times New Roman" w:hAnsi="Times New Roman" w:cs="Times New Roman"/>
          <w:sz w:val="24"/>
          <w:szCs w:val="24"/>
          <w:vertAlign w:val="superscript"/>
        </w:rPr>
        <w:t>2</w:t>
      </w:r>
      <w:r w:rsidRPr="00DD0341">
        <w:rPr>
          <w:rFonts w:ascii="Times New Roman" w:hAnsi="Times New Roman" w:cs="Times New Roman"/>
          <w:sz w:val="24"/>
          <w:szCs w:val="24"/>
        </w:rPr>
        <w:t>Center for Fire Research and Outreach, University of Cali</w:t>
      </w:r>
      <w:r w:rsidR="009E5214">
        <w:rPr>
          <w:rFonts w:ascii="Times New Roman" w:hAnsi="Times New Roman" w:cs="Times New Roman"/>
          <w:sz w:val="24"/>
          <w:szCs w:val="24"/>
        </w:rPr>
        <w:t>fornia, Berkeley, CA, 94720</w:t>
      </w:r>
      <w:r w:rsidRPr="00DD0341">
        <w:rPr>
          <w:rFonts w:ascii="Times New Roman" w:hAnsi="Times New Roman" w:cs="Times New Roman"/>
          <w:sz w:val="24"/>
          <w:szCs w:val="24"/>
        </w:rPr>
        <w:t xml:space="preserve"> USA</w:t>
      </w:r>
    </w:p>
    <w:p w14:paraId="6ECEA0D0" w14:textId="77777777" w:rsidR="00D84E29" w:rsidRDefault="00D84E29" w:rsidP="00D84E29">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Pr="00DD0341">
        <w:rPr>
          <w:rFonts w:ascii="Times New Roman" w:hAnsi="Times New Roman" w:cs="Times New Roman"/>
          <w:sz w:val="24"/>
          <w:szCs w:val="24"/>
        </w:rPr>
        <w:t>Ecosystem Sciences Division, Department of Environmental Science, Policy, and Management, University of California, Berkeley, CA, 94720 USA</w:t>
      </w:r>
    </w:p>
    <w:p w14:paraId="07FC41E1" w14:textId="77777777" w:rsidR="00D84E29" w:rsidRPr="00DD0341" w:rsidRDefault="00D84E29"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4</w:t>
      </w:r>
      <w:r w:rsidRPr="00DD0341">
        <w:rPr>
          <w:rFonts w:ascii="Times New Roman" w:hAnsi="Times New Roman" w:cs="Times New Roman"/>
          <w:sz w:val="24"/>
          <w:szCs w:val="24"/>
        </w:rPr>
        <w:t>USDA Forest Service, Pacific Southwest Region,</w:t>
      </w:r>
      <w:r>
        <w:rPr>
          <w:rFonts w:ascii="Times New Roman" w:hAnsi="Times New Roman" w:cs="Times New Roman"/>
          <w:sz w:val="24"/>
          <w:szCs w:val="24"/>
        </w:rPr>
        <w:t xml:space="preserve"> Fire and Aviation Management,</w:t>
      </w:r>
      <w:r w:rsidRPr="00DD0341">
        <w:rPr>
          <w:rFonts w:ascii="Times New Roman" w:hAnsi="Times New Roman" w:cs="Times New Roman"/>
          <w:sz w:val="24"/>
          <w:szCs w:val="24"/>
        </w:rPr>
        <w:t xml:space="preserve"> </w:t>
      </w:r>
      <w:r>
        <w:rPr>
          <w:rFonts w:ascii="Times New Roman" w:hAnsi="Times New Roman" w:cs="Times New Roman"/>
          <w:sz w:val="24"/>
          <w:szCs w:val="24"/>
        </w:rPr>
        <w:t>McClellan, CA 95652</w:t>
      </w:r>
      <w:r w:rsidRPr="00DD0341">
        <w:rPr>
          <w:rFonts w:ascii="Times New Roman" w:hAnsi="Times New Roman" w:cs="Times New Roman"/>
          <w:sz w:val="24"/>
          <w:szCs w:val="24"/>
        </w:rPr>
        <w:t>, USA.</w:t>
      </w:r>
    </w:p>
    <w:p w14:paraId="73780105" w14:textId="77777777" w:rsidR="00DD0341" w:rsidRDefault="00D84E29"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5</w:t>
      </w:r>
      <w:r w:rsidR="00DD0341" w:rsidRPr="00DD0341">
        <w:rPr>
          <w:rFonts w:ascii="Times New Roman" w:hAnsi="Times New Roman" w:cs="Times New Roman"/>
          <w:sz w:val="24"/>
          <w:szCs w:val="24"/>
        </w:rPr>
        <w:t>Rocky Mountain Tree-Ring Research, 2901 Moore Lane, Ft Collins, CO 80526, USA</w:t>
      </w:r>
    </w:p>
    <w:p w14:paraId="5DCC0411" w14:textId="77777777" w:rsidR="00D84E29" w:rsidRPr="00DD0341" w:rsidRDefault="00D84E29" w:rsidP="00D84E29">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6</w:t>
      </w:r>
      <w:r w:rsidRPr="00DD0341">
        <w:rPr>
          <w:rFonts w:ascii="Times New Roman" w:hAnsi="Times New Roman" w:cs="Times New Roman"/>
          <w:sz w:val="24"/>
          <w:szCs w:val="24"/>
        </w:rPr>
        <w:t>Department of Plant Sciences, University of California, Davis, CA 95616, USA</w:t>
      </w:r>
    </w:p>
    <w:p w14:paraId="76C4E5B3" w14:textId="77777777" w:rsidR="00DD0341" w:rsidRPr="00DD0341" w:rsidRDefault="00D84E29"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7</w:t>
      </w:r>
      <w:r w:rsidR="00DD0341" w:rsidRPr="00DD0341">
        <w:rPr>
          <w:rFonts w:ascii="Times New Roman" w:hAnsi="Times New Roman" w:cs="Times New Roman"/>
          <w:sz w:val="24"/>
          <w:szCs w:val="24"/>
        </w:rPr>
        <w:t>USDA Forest Service, Pacific Southwest Region, Vallejo, CA 94592, USA.</w:t>
      </w:r>
    </w:p>
    <w:p w14:paraId="7AAD08F2" w14:textId="77777777" w:rsidR="00DD0341" w:rsidRPr="00DD0341" w:rsidRDefault="00D84E29"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vertAlign w:val="superscript"/>
        </w:rPr>
        <w:t>8</w:t>
      </w:r>
      <w:r w:rsidR="00DD0341" w:rsidRPr="00DD0341">
        <w:rPr>
          <w:rFonts w:ascii="Times New Roman" w:hAnsi="Times New Roman" w:cs="Times New Roman"/>
          <w:sz w:val="24"/>
          <w:szCs w:val="24"/>
        </w:rPr>
        <w:t>Department of Environmental Science and Policy, University of California, Davis, CA 95616, USA</w:t>
      </w:r>
    </w:p>
    <w:p w14:paraId="5B3D351B" w14:textId="77777777" w:rsidR="00DD0341" w:rsidRPr="00DD0341" w:rsidRDefault="00DD0341" w:rsidP="00DD0341">
      <w:pPr>
        <w:pStyle w:val="NoSpacing"/>
        <w:spacing w:line="480" w:lineRule="auto"/>
        <w:rPr>
          <w:rFonts w:ascii="Times New Roman" w:hAnsi="Times New Roman" w:cs="Times New Roman"/>
          <w:sz w:val="24"/>
          <w:szCs w:val="24"/>
        </w:rPr>
      </w:pPr>
      <w:r w:rsidRPr="00DD0341">
        <w:rPr>
          <w:rFonts w:ascii="Times New Roman" w:hAnsi="Times New Roman" w:cs="Times New Roman"/>
          <w:sz w:val="24"/>
          <w:szCs w:val="24"/>
        </w:rPr>
        <w:t>*Author to whom correspondence should be addressed: e-mail: bcollins@berkeley.edu</w:t>
      </w:r>
    </w:p>
    <w:p w14:paraId="562B3D20" w14:textId="77777777" w:rsidR="00DD0341" w:rsidRPr="00DD0341" w:rsidRDefault="00DD0341" w:rsidP="00DD0341">
      <w:pPr>
        <w:pStyle w:val="NoSpacing"/>
        <w:spacing w:line="480" w:lineRule="auto"/>
        <w:rPr>
          <w:rFonts w:ascii="Times New Roman" w:hAnsi="Times New Roman" w:cs="Times New Roman"/>
          <w:b/>
          <w:sz w:val="24"/>
          <w:szCs w:val="24"/>
        </w:rPr>
      </w:pPr>
      <w:r w:rsidRPr="00DD0341">
        <w:rPr>
          <w:rFonts w:ascii="Times New Roman" w:hAnsi="Times New Roman" w:cs="Times New Roman"/>
          <w:b/>
          <w:sz w:val="24"/>
          <w:szCs w:val="24"/>
        </w:rPr>
        <w:t>Abstract</w:t>
      </w:r>
    </w:p>
    <w:p w14:paraId="53D4D92E" w14:textId="6C876B90" w:rsidR="00DD0341" w:rsidRDefault="00DD0341" w:rsidP="00DD0341">
      <w:pPr>
        <w:pStyle w:val="NoSpacing"/>
        <w:spacing w:line="480" w:lineRule="auto"/>
        <w:rPr>
          <w:rFonts w:ascii="Times New Roman" w:hAnsi="Times New Roman" w:cs="Times New Roman"/>
          <w:sz w:val="24"/>
          <w:szCs w:val="24"/>
        </w:rPr>
      </w:pPr>
    </w:p>
    <w:p w14:paraId="279C8A69" w14:textId="77777777" w:rsidR="00DD0341" w:rsidRDefault="00DD0341">
      <w:pPr>
        <w:rPr>
          <w:rFonts w:ascii="Times New Roman" w:hAnsi="Times New Roman" w:cs="Times New Roman"/>
          <w:sz w:val="24"/>
          <w:szCs w:val="24"/>
        </w:rPr>
      </w:pPr>
      <w:r>
        <w:rPr>
          <w:rFonts w:ascii="Times New Roman" w:hAnsi="Times New Roman" w:cs="Times New Roman"/>
          <w:sz w:val="24"/>
          <w:szCs w:val="24"/>
        </w:rPr>
        <w:br w:type="page"/>
      </w:r>
    </w:p>
    <w:p w14:paraId="3B76A9AC" w14:textId="77777777" w:rsidR="00DD0341" w:rsidRPr="00DD0341" w:rsidRDefault="00DD0341" w:rsidP="00DD0341">
      <w:pPr>
        <w:pStyle w:val="NoSpacing"/>
        <w:spacing w:line="480" w:lineRule="auto"/>
        <w:rPr>
          <w:rFonts w:ascii="Times New Roman" w:hAnsi="Times New Roman" w:cs="Times New Roman"/>
          <w:b/>
          <w:sz w:val="24"/>
          <w:szCs w:val="24"/>
        </w:rPr>
      </w:pPr>
      <w:r w:rsidRPr="00DD0341">
        <w:rPr>
          <w:rFonts w:ascii="Times New Roman" w:hAnsi="Times New Roman" w:cs="Times New Roman"/>
          <w:b/>
          <w:sz w:val="24"/>
          <w:szCs w:val="24"/>
        </w:rPr>
        <w:lastRenderedPageBreak/>
        <w:t>Introduction</w:t>
      </w:r>
    </w:p>
    <w:p w14:paraId="525808EB" w14:textId="74935FAC" w:rsidR="00DD0341" w:rsidRPr="00DD0341" w:rsidRDefault="00DD0341" w:rsidP="00DD0341">
      <w:pPr>
        <w:pStyle w:val="NoSpacing"/>
        <w:spacing w:line="480" w:lineRule="auto"/>
        <w:ind w:firstLine="432"/>
        <w:rPr>
          <w:rFonts w:ascii="Times New Roman" w:hAnsi="Times New Roman" w:cs="Times New Roman"/>
          <w:sz w:val="24"/>
          <w:szCs w:val="24"/>
        </w:rPr>
      </w:pPr>
      <w:r w:rsidRPr="00DD0341">
        <w:rPr>
          <w:rFonts w:ascii="Times New Roman" w:hAnsi="Times New Roman" w:cs="Times New Roman"/>
          <w:sz w:val="24"/>
          <w:szCs w:val="24"/>
        </w:rPr>
        <w:t xml:space="preserve">Departure in </w:t>
      </w:r>
      <w:r w:rsidR="00C01304">
        <w:rPr>
          <w:rFonts w:ascii="Times New Roman" w:hAnsi="Times New Roman" w:cs="Times New Roman"/>
          <w:sz w:val="24"/>
          <w:szCs w:val="24"/>
        </w:rPr>
        <w:t>disturbance</w:t>
      </w:r>
      <w:r w:rsidRPr="00DD0341">
        <w:rPr>
          <w:rFonts w:ascii="Times New Roman" w:hAnsi="Times New Roman" w:cs="Times New Roman"/>
          <w:sz w:val="24"/>
          <w:szCs w:val="24"/>
        </w:rPr>
        <w:t xml:space="preserve"> </w:t>
      </w:r>
      <w:del w:id="7" w:author="Peter M. Brown" w:date="2016-11-22T11:36:00Z">
        <w:r w:rsidRPr="00DD0341" w:rsidDel="006250B8">
          <w:rPr>
            <w:rFonts w:ascii="Times New Roman" w:hAnsi="Times New Roman" w:cs="Times New Roman"/>
            <w:sz w:val="24"/>
            <w:szCs w:val="24"/>
          </w:rPr>
          <w:delText>pattern</w:delText>
        </w:r>
        <w:r w:rsidR="00C01304" w:rsidDel="006250B8">
          <w:rPr>
            <w:rFonts w:ascii="Times New Roman" w:hAnsi="Times New Roman" w:cs="Times New Roman"/>
            <w:sz w:val="24"/>
            <w:szCs w:val="24"/>
          </w:rPr>
          <w:delText xml:space="preserve">s </w:delText>
        </w:r>
      </w:del>
      <w:proofErr w:type="spellStart"/>
      <w:ins w:id="8" w:author="Peter M. Brown" w:date="2016-11-22T11:36:00Z">
        <w:r w:rsidR="006250B8">
          <w:rPr>
            <w:rFonts w:ascii="Times New Roman" w:hAnsi="Times New Roman" w:cs="Times New Roman"/>
            <w:sz w:val="24"/>
            <w:szCs w:val="24"/>
          </w:rPr>
          <w:t>proccesses</w:t>
        </w:r>
        <w:proofErr w:type="spellEnd"/>
        <w:r w:rsidR="006250B8">
          <w:rPr>
            <w:rFonts w:ascii="Times New Roman" w:hAnsi="Times New Roman" w:cs="Times New Roman"/>
            <w:sz w:val="24"/>
            <w:szCs w:val="24"/>
          </w:rPr>
          <w:t xml:space="preserve"> </w:t>
        </w:r>
      </w:ins>
      <w:r w:rsidR="00C01304">
        <w:rPr>
          <w:rFonts w:ascii="Times New Roman" w:hAnsi="Times New Roman" w:cs="Times New Roman"/>
          <w:sz w:val="24"/>
          <w:szCs w:val="24"/>
        </w:rPr>
        <w:t xml:space="preserve">from </w:t>
      </w:r>
      <w:del w:id="9" w:author="Miller, Jay D -FS" w:date="2016-11-08T07:58:00Z">
        <w:r w:rsidR="00C01304" w:rsidDel="004262D5">
          <w:rPr>
            <w:rFonts w:ascii="Times New Roman" w:hAnsi="Times New Roman" w:cs="Times New Roman"/>
            <w:sz w:val="24"/>
            <w:szCs w:val="24"/>
          </w:rPr>
          <w:delText>more natural</w:delText>
        </w:r>
      </w:del>
      <w:ins w:id="10" w:author="Miller, Jay D -FS" w:date="2016-11-08T07:59:00Z">
        <w:r w:rsidR="004262D5">
          <w:rPr>
            <w:rFonts w:ascii="Times New Roman" w:hAnsi="Times New Roman" w:cs="Times New Roman"/>
            <w:sz w:val="24"/>
            <w:szCs w:val="24"/>
          </w:rPr>
          <w:t>reference</w:t>
        </w:r>
      </w:ins>
      <w:r w:rsidRPr="00DD0341">
        <w:rPr>
          <w:rFonts w:ascii="Times New Roman" w:hAnsi="Times New Roman" w:cs="Times New Roman"/>
          <w:sz w:val="24"/>
          <w:szCs w:val="24"/>
        </w:rPr>
        <w:t xml:space="preserve"> </w:t>
      </w:r>
      <w:r w:rsidR="00C01304">
        <w:rPr>
          <w:rFonts w:ascii="Times New Roman" w:hAnsi="Times New Roman" w:cs="Times New Roman"/>
          <w:sz w:val="24"/>
          <w:szCs w:val="24"/>
        </w:rPr>
        <w:t>conditions</w:t>
      </w:r>
      <w:r w:rsidRPr="00DD0341">
        <w:rPr>
          <w:rFonts w:ascii="Times New Roman" w:hAnsi="Times New Roman" w:cs="Times New Roman"/>
          <w:sz w:val="24"/>
          <w:szCs w:val="24"/>
        </w:rPr>
        <w:t xml:space="preserve"> </w:t>
      </w:r>
      <w:ins w:id="11" w:author="Miller, Jay D -FS" w:date="2016-11-09T08:59:00Z">
        <w:r w:rsidR="0042718B">
          <w:rPr>
            <w:rFonts w:ascii="Times New Roman" w:hAnsi="Times New Roman" w:cs="Times New Roman"/>
            <w:sz w:val="24"/>
            <w:szCs w:val="24"/>
          </w:rPr>
          <w:t>prior to Euromerican settlement</w:t>
        </w:r>
        <w:r w:rsidR="0042718B" w:rsidRPr="00DD0341">
          <w:rPr>
            <w:rFonts w:ascii="Times New Roman" w:hAnsi="Times New Roman" w:cs="Times New Roman"/>
            <w:sz w:val="24"/>
            <w:szCs w:val="24"/>
          </w:rPr>
          <w:t xml:space="preserve"> </w:t>
        </w:r>
      </w:ins>
      <w:del w:id="12" w:author="Stephens" w:date="2016-11-17T11:47:00Z">
        <w:r w:rsidRPr="00DD0341" w:rsidDel="00937282">
          <w:rPr>
            <w:rFonts w:ascii="Times New Roman" w:hAnsi="Times New Roman" w:cs="Times New Roman"/>
            <w:sz w:val="24"/>
            <w:szCs w:val="24"/>
          </w:rPr>
          <w:delText>is often the basis for</w:delText>
        </w:r>
      </w:del>
      <w:ins w:id="13" w:author="Stephens" w:date="2016-11-17T11:47:00Z">
        <w:r w:rsidR="00937282">
          <w:rPr>
            <w:rFonts w:ascii="Times New Roman" w:hAnsi="Times New Roman" w:cs="Times New Roman"/>
            <w:sz w:val="24"/>
            <w:szCs w:val="24"/>
          </w:rPr>
          <w:t>commonly informs</w:t>
        </w:r>
      </w:ins>
      <w:r w:rsidRPr="00DD0341">
        <w:rPr>
          <w:rFonts w:ascii="Times New Roman" w:hAnsi="Times New Roman" w:cs="Times New Roman"/>
          <w:sz w:val="24"/>
          <w:szCs w:val="24"/>
        </w:rPr>
        <w:t xml:space="preserve"> contemporary ecosystem restoration </w:t>
      </w:r>
      <w:del w:id="14" w:author="Peter M. Brown" w:date="2016-11-22T11:36:00Z">
        <w:r w:rsidRPr="00DD0341" w:rsidDel="006250B8">
          <w:rPr>
            <w:rFonts w:ascii="Times New Roman" w:hAnsi="Times New Roman" w:cs="Times New Roman"/>
            <w:sz w:val="24"/>
            <w:szCs w:val="24"/>
          </w:rPr>
          <w:delText>programs</w:delText>
        </w:r>
        <w:r w:rsidR="00B173DA" w:rsidDel="006250B8">
          <w:rPr>
            <w:rFonts w:ascii="Times New Roman" w:hAnsi="Times New Roman" w:cs="Times New Roman"/>
            <w:sz w:val="24"/>
            <w:szCs w:val="24"/>
          </w:rPr>
          <w:delText xml:space="preserve"> </w:delText>
        </w:r>
      </w:del>
      <w:ins w:id="15" w:author="Peter M. Brown" w:date="2016-11-22T11:36:00Z">
        <w:r w:rsidR="006250B8">
          <w:rPr>
            <w:rFonts w:ascii="Times New Roman" w:hAnsi="Times New Roman" w:cs="Times New Roman"/>
            <w:sz w:val="24"/>
            <w:szCs w:val="24"/>
          </w:rPr>
          <w:t>efforts</w:t>
        </w:r>
      </w:ins>
      <w:ins w:id="16" w:author="Peter M. Brown" w:date="2016-11-22T11:37:00Z">
        <w:r w:rsidR="006250B8">
          <w:rPr>
            <w:rFonts w:ascii="Times New Roman" w:hAnsi="Times New Roman" w:cs="Times New Roman"/>
            <w:sz w:val="24"/>
            <w:szCs w:val="24"/>
          </w:rPr>
          <w:t xml:space="preserve"> in dry conifer forests of western North America</w:t>
        </w:r>
      </w:ins>
      <w:ins w:id="17" w:author="Peter M. Brown" w:date="2016-11-22T11:36:00Z">
        <w:r w:rsidR="006250B8">
          <w:rPr>
            <w:rFonts w:ascii="Times New Roman" w:hAnsi="Times New Roman" w:cs="Times New Roman"/>
            <w:sz w:val="24"/>
            <w:szCs w:val="24"/>
          </w:rPr>
          <w:t xml:space="preserve"> </w:t>
        </w:r>
      </w:ins>
      <w:r w:rsidR="00B173DA">
        <w:rPr>
          <w:rFonts w:ascii="Times New Roman" w:hAnsi="Times New Roman" w:cs="Times New Roman"/>
          <w:sz w:val="24"/>
          <w:szCs w:val="24"/>
        </w:rPr>
        <w:fldChar w:fldCharType="begin">
          <w:fldData xml:space="preserve">PEVuZE5vdGU+PENpdGU+PEF1dGhvcj5Td2V0bmFtPC9BdXRob3I+PFllYXI+MTk5OTwvWWVhcj48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</w:fldData>
        </w:fldChar>
      </w:r>
      <w:r w:rsidR="00B173DA">
        <w:rPr>
          <w:rFonts w:ascii="Times New Roman" w:hAnsi="Times New Roman" w:cs="Times New Roman"/>
          <w:sz w:val="24"/>
          <w:szCs w:val="24"/>
        </w:rPr>
        <w:instrText xml:space="preserve"> ADDIN EN.CITE </w:instrText>
      </w:r>
      <w:r w:rsidR="00B173DA">
        <w:rPr>
          <w:rFonts w:ascii="Times New Roman" w:hAnsi="Times New Roman" w:cs="Times New Roman"/>
          <w:sz w:val="24"/>
          <w:szCs w:val="24"/>
        </w:rPr>
        <w:fldChar w:fldCharType="begin">
          <w:fldData xml:space="preserve">PEVuZE5vdGU+PENpdGU+PEF1dGhvcj5Td2V0bmFtPC9BdXRob3I+PFllYXI+MTk5OTwvWWVhcj48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</w:fldData>
        </w:fldChar>
      </w:r>
      <w:r w:rsidR="00B173DA">
        <w:rPr>
          <w:rFonts w:ascii="Times New Roman" w:hAnsi="Times New Roman" w:cs="Times New Roman"/>
          <w:sz w:val="24"/>
          <w:szCs w:val="24"/>
        </w:rPr>
        <w:instrText xml:space="preserve"> ADDIN EN.CITE.DATA </w:instrText>
      </w:r>
      <w:r w:rsidR="00B173DA">
        <w:rPr>
          <w:rFonts w:ascii="Times New Roman" w:hAnsi="Times New Roman" w:cs="Times New Roman"/>
          <w:sz w:val="24"/>
          <w:szCs w:val="24"/>
        </w:rPr>
      </w:r>
      <w:r w:rsidR="00B173DA">
        <w:rPr>
          <w:rFonts w:ascii="Times New Roman" w:hAnsi="Times New Roman" w:cs="Times New Roman"/>
          <w:sz w:val="24"/>
          <w:szCs w:val="24"/>
        </w:rPr>
        <w:fldChar w:fldCharType="end"/>
      </w:r>
      <w:r w:rsidR="00B173DA">
        <w:rPr>
          <w:rFonts w:ascii="Times New Roman" w:hAnsi="Times New Roman" w:cs="Times New Roman"/>
          <w:sz w:val="24"/>
          <w:szCs w:val="24"/>
        </w:rPr>
      </w:r>
      <w:r w:rsidR="00B173DA">
        <w:rPr>
          <w:rFonts w:ascii="Times New Roman" w:hAnsi="Times New Roman" w:cs="Times New Roman"/>
          <w:sz w:val="24"/>
          <w:szCs w:val="24"/>
        </w:rPr>
        <w:fldChar w:fldCharType="separate"/>
      </w:r>
      <w:r w:rsidR="00B173DA">
        <w:rPr>
          <w:rFonts w:ascii="Times New Roman" w:hAnsi="Times New Roman" w:cs="Times New Roman"/>
          <w:noProof/>
          <w:sz w:val="24"/>
          <w:szCs w:val="24"/>
        </w:rPr>
        <w:t>(Swetnam et al. 1999, Safford et al. 2012)</w:t>
      </w:r>
      <w:r w:rsidR="00B173DA">
        <w:rPr>
          <w:rFonts w:ascii="Times New Roman" w:hAnsi="Times New Roman" w:cs="Times New Roman"/>
          <w:sz w:val="24"/>
          <w:szCs w:val="24"/>
        </w:rPr>
        <w:fldChar w:fldCharType="end"/>
      </w:r>
      <w:r w:rsidRPr="00DD0341">
        <w:rPr>
          <w:rFonts w:ascii="Times New Roman" w:hAnsi="Times New Roman" w:cs="Times New Roman"/>
          <w:sz w:val="24"/>
          <w:szCs w:val="24"/>
        </w:rPr>
        <w:t xml:space="preserve">. Assessing the degree of departure requires </w:t>
      </w:r>
      <w:del w:id="18" w:author="Miller, Jay D -FS" w:date="2016-11-07T14:34:00Z">
        <w:r w:rsidRPr="00DD0341" w:rsidDel="00C7424B">
          <w:rPr>
            <w:rFonts w:ascii="Times New Roman" w:hAnsi="Times New Roman" w:cs="Times New Roman"/>
            <w:sz w:val="24"/>
            <w:szCs w:val="24"/>
          </w:rPr>
          <w:delText xml:space="preserve">fairly detailed </w:delText>
        </w:r>
      </w:del>
      <w:r w:rsidRPr="00DD0341">
        <w:rPr>
          <w:rFonts w:ascii="Times New Roman" w:hAnsi="Times New Roman" w:cs="Times New Roman"/>
          <w:sz w:val="24"/>
          <w:szCs w:val="24"/>
        </w:rPr>
        <w:t>descriptions of current (departed) and reference</w:t>
      </w:r>
      <w:del w:id="19" w:author="Miller, Jay D -FS" w:date="2016-11-09T08:58:00Z">
        <w:r w:rsidRPr="00DD0341" w:rsidDel="0042718B">
          <w:rPr>
            <w:rFonts w:ascii="Times New Roman" w:hAnsi="Times New Roman" w:cs="Times New Roman"/>
            <w:sz w:val="24"/>
            <w:szCs w:val="24"/>
          </w:rPr>
          <w:delText xml:space="preserve"> (</w:delText>
        </w:r>
      </w:del>
      <w:del w:id="20" w:author="Miller, Jay D -FS" w:date="2016-11-08T07:59:00Z">
        <w:r w:rsidRPr="00DD0341" w:rsidDel="004262D5">
          <w:rPr>
            <w:rFonts w:ascii="Times New Roman" w:hAnsi="Times New Roman" w:cs="Times New Roman"/>
            <w:sz w:val="24"/>
            <w:szCs w:val="24"/>
          </w:rPr>
          <w:delText>natural</w:delText>
        </w:r>
      </w:del>
      <w:del w:id="21" w:author="Miller, Jay D -FS" w:date="2016-11-09T08:58:00Z">
        <w:r w:rsidRPr="00DD0341" w:rsidDel="0042718B">
          <w:rPr>
            <w:rFonts w:ascii="Times New Roman" w:hAnsi="Times New Roman" w:cs="Times New Roman"/>
            <w:sz w:val="24"/>
            <w:szCs w:val="24"/>
          </w:rPr>
          <w:delText>)</w:delText>
        </w:r>
      </w:del>
      <w:r w:rsidRPr="00DD0341">
        <w:rPr>
          <w:rFonts w:ascii="Times New Roman" w:hAnsi="Times New Roman" w:cs="Times New Roman"/>
          <w:sz w:val="24"/>
          <w:szCs w:val="24"/>
        </w:rPr>
        <w:t xml:space="preserve"> </w:t>
      </w:r>
      <w:r w:rsidR="00C01304">
        <w:rPr>
          <w:rFonts w:ascii="Times New Roman" w:hAnsi="Times New Roman" w:cs="Times New Roman"/>
          <w:sz w:val="24"/>
          <w:szCs w:val="24"/>
        </w:rPr>
        <w:t>disturbance patterns</w:t>
      </w:r>
      <w:r w:rsidRPr="00DD0341">
        <w:rPr>
          <w:rFonts w:ascii="Times New Roman" w:hAnsi="Times New Roman" w:cs="Times New Roman"/>
          <w:sz w:val="24"/>
          <w:szCs w:val="24"/>
        </w:rPr>
        <w:t xml:space="preserve">. </w:t>
      </w:r>
      <w:ins w:id="22" w:author="Malcolm North" w:date="2016-11-17T15:36:00Z">
        <w:r w:rsidR="00133CEB">
          <w:rPr>
            <w:rFonts w:ascii="Times New Roman" w:hAnsi="Times New Roman" w:cs="Times New Roman"/>
            <w:sz w:val="24"/>
            <w:szCs w:val="24"/>
          </w:rPr>
          <w:t xml:space="preserve">After </w:t>
        </w:r>
      </w:ins>
      <w:ins w:id="23" w:author="Peter M. Brown" w:date="2016-11-22T11:38:00Z">
        <w:r w:rsidR="006250B8">
          <w:rPr>
            <w:rFonts w:ascii="Times New Roman" w:hAnsi="Times New Roman" w:cs="Times New Roman"/>
            <w:sz w:val="24"/>
            <w:szCs w:val="24"/>
          </w:rPr>
          <w:t>recent</w:t>
        </w:r>
      </w:ins>
      <w:ins w:id="24" w:author="Malcolm North" w:date="2016-11-17T15:36:00Z">
        <w:del w:id="25" w:author="Peter M. Brown" w:date="2016-11-22T11:38:00Z">
          <w:r w:rsidR="00133CEB" w:rsidDel="006250B8">
            <w:rPr>
              <w:rFonts w:ascii="Times New Roman" w:hAnsi="Times New Roman" w:cs="Times New Roman"/>
              <w:sz w:val="24"/>
              <w:szCs w:val="24"/>
            </w:rPr>
            <w:delText>a</w:delText>
          </w:r>
        </w:del>
        <w:r w:rsidR="00133CEB">
          <w:rPr>
            <w:rFonts w:ascii="Times New Roman" w:hAnsi="Times New Roman" w:cs="Times New Roman"/>
            <w:sz w:val="24"/>
            <w:szCs w:val="24"/>
          </w:rPr>
          <w:t xml:space="preserve"> forest </w:t>
        </w:r>
      </w:ins>
      <w:del w:id="26" w:author="Malcolm North" w:date="2016-11-17T15:36:00Z">
        <w:r w:rsidR="00C01304" w:rsidDel="00133CEB">
          <w:rPr>
            <w:rFonts w:ascii="Times New Roman" w:hAnsi="Times New Roman" w:cs="Times New Roman"/>
            <w:sz w:val="24"/>
            <w:szCs w:val="24"/>
          </w:rPr>
          <w:delText xml:space="preserve">With regard to </w:delText>
        </w:r>
      </w:del>
      <w:r w:rsidR="00C01304">
        <w:rPr>
          <w:rFonts w:ascii="Times New Roman" w:hAnsi="Times New Roman" w:cs="Times New Roman"/>
          <w:sz w:val="24"/>
          <w:szCs w:val="24"/>
        </w:rPr>
        <w:t>fire</w:t>
      </w:r>
      <w:ins w:id="27" w:author="Peter M. Brown" w:date="2016-11-22T11:38:00Z">
        <w:r w:rsidR="006250B8">
          <w:rPr>
            <w:rFonts w:ascii="Times New Roman" w:hAnsi="Times New Roman" w:cs="Times New Roman"/>
            <w:sz w:val="24"/>
            <w:szCs w:val="24"/>
          </w:rPr>
          <w:t>s</w:t>
        </w:r>
      </w:ins>
      <w:r w:rsidR="00C01304">
        <w:rPr>
          <w:rFonts w:ascii="Times New Roman" w:hAnsi="Times New Roman" w:cs="Times New Roman"/>
          <w:sz w:val="24"/>
          <w:szCs w:val="24"/>
        </w:rPr>
        <w:t>, remote sensing products allow for</w:t>
      </w:r>
      <w:r w:rsidRPr="00DD0341">
        <w:rPr>
          <w:rFonts w:ascii="Times New Roman" w:hAnsi="Times New Roman" w:cs="Times New Roman"/>
          <w:sz w:val="24"/>
          <w:szCs w:val="24"/>
        </w:rPr>
        <w:t xml:space="preserve"> robust charact</w:t>
      </w:r>
      <w:r w:rsidR="00C01304">
        <w:rPr>
          <w:rFonts w:ascii="Times New Roman" w:hAnsi="Times New Roman" w:cs="Times New Roman"/>
          <w:sz w:val="24"/>
          <w:szCs w:val="24"/>
        </w:rPr>
        <w:t xml:space="preserve">erizations of </w:t>
      </w:r>
      <w:del w:id="28" w:author="Miller, Jay D -FS" w:date="2016-11-07T14:45:00Z">
        <w:r w:rsidR="00C01304" w:rsidDel="00D34B60">
          <w:rPr>
            <w:rFonts w:ascii="Times New Roman" w:hAnsi="Times New Roman" w:cs="Times New Roman"/>
            <w:sz w:val="24"/>
            <w:szCs w:val="24"/>
          </w:rPr>
          <w:delText xml:space="preserve">current </w:delText>
        </w:r>
      </w:del>
      <w:del w:id="29" w:author="Miller, Jay D -FS" w:date="2016-11-07T14:46:00Z">
        <w:r w:rsidR="00C01304" w:rsidDel="00D34B60">
          <w:rPr>
            <w:rFonts w:ascii="Times New Roman" w:hAnsi="Times New Roman" w:cs="Times New Roman"/>
            <w:sz w:val="24"/>
            <w:szCs w:val="24"/>
          </w:rPr>
          <w:delText xml:space="preserve">extents and </w:delText>
        </w:r>
      </w:del>
      <w:r w:rsidR="00C01304">
        <w:rPr>
          <w:rFonts w:ascii="Times New Roman" w:hAnsi="Times New Roman" w:cs="Times New Roman"/>
          <w:sz w:val="24"/>
          <w:szCs w:val="24"/>
        </w:rPr>
        <w:t>severity patterns</w:t>
      </w:r>
      <w:ins w:id="30" w:author="Peter M. Brown" w:date="2016-11-22T11:39:00Z">
        <w:r w:rsidR="006250B8">
          <w:rPr>
            <w:rFonts w:ascii="Times New Roman" w:hAnsi="Times New Roman" w:cs="Times New Roman"/>
            <w:sz w:val="24"/>
            <w:szCs w:val="24"/>
          </w:rPr>
          <w:t>, including the</w:t>
        </w:r>
      </w:ins>
      <w:r w:rsidR="00C01304">
        <w:rPr>
          <w:rFonts w:ascii="Times New Roman" w:hAnsi="Times New Roman" w:cs="Times New Roman"/>
          <w:sz w:val="24"/>
          <w:szCs w:val="24"/>
        </w:rPr>
        <w:t xml:space="preserve"> </w:t>
      </w:r>
      <w:ins w:id="31" w:author="Miller, Jay D -FS" w:date="2016-11-07T14:46:00Z">
        <w:del w:id="32" w:author="Peter M. Brown" w:date="2016-11-22T11:39:00Z">
          <w:r w:rsidR="00D34B60" w:rsidDel="006250B8">
            <w:rPr>
              <w:rFonts w:ascii="Times New Roman" w:hAnsi="Times New Roman" w:cs="Times New Roman"/>
              <w:sz w:val="24"/>
              <w:szCs w:val="24"/>
            </w:rPr>
            <w:delText>(</w:delText>
          </w:r>
        </w:del>
        <w:r w:rsidR="00D34B60">
          <w:rPr>
            <w:rFonts w:ascii="Times New Roman" w:hAnsi="Times New Roman" w:cs="Times New Roman"/>
            <w:sz w:val="24"/>
            <w:szCs w:val="24"/>
          </w:rPr>
          <w:t xml:space="preserve">proportion of </w:t>
        </w:r>
      </w:ins>
      <w:ins w:id="33" w:author="Malcolm North" w:date="2016-11-17T17:33:00Z">
        <w:r w:rsidR="00EE27D8">
          <w:rPr>
            <w:rFonts w:ascii="Times New Roman" w:hAnsi="Times New Roman" w:cs="Times New Roman"/>
            <w:sz w:val="24"/>
            <w:szCs w:val="24"/>
          </w:rPr>
          <w:t xml:space="preserve">different </w:t>
        </w:r>
      </w:ins>
      <w:ins w:id="34" w:author="Miller, Jay D -FS" w:date="2016-11-07T14:46:00Z">
        <w:del w:id="35" w:author="Malcolm North" w:date="2016-11-17T17:33:00Z">
          <w:r w:rsidR="00D34B60" w:rsidDel="00EE27D8">
            <w:rPr>
              <w:rFonts w:ascii="Times New Roman" w:hAnsi="Times New Roman" w:cs="Times New Roman"/>
              <w:sz w:val="24"/>
              <w:szCs w:val="24"/>
            </w:rPr>
            <w:delText xml:space="preserve">high </w:delText>
          </w:r>
        </w:del>
        <w:r w:rsidR="00D34B60">
          <w:rPr>
            <w:rFonts w:ascii="Times New Roman" w:hAnsi="Times New Roman" w:cs="Times New Roman"/>
            <w:sz w:val="24"/>
            <w:szCs w:val="24"/>
          </w:rPr>
          <w:t>severity</w:t>
        </w:r>
      </w:ins>
      <w:ins w:id="36" w:author="Malcolm North" w:date="2016-11-17T17:33:00Z">
        <w:r w:rsidR="00EE27D8">
          <w:rPr>
            <w:rFonts w:ascii="Times New Roman" w:hAnsi="Times New Roman" w:cs="Times New Roman"/>
            <w:sz w:val="24"/>
            <w:szCs w:val="24"/>
          </w:rPr>
          <w:t xml:space="preserve"> classes by </w:t>
        </w:r>
      </w:ins>
      <w:ins w:id="37" w:author="Miller, Jay D -FS" w:date="2016-11-07T14:46:00Z">
        <w:del w:id="38" w:author="Malcolm North" w:date="2016-11-17T17:33:00Z">
          <w:r w:rsidR="00D34B60" w:rsidDel="00EE27D8">
            <w:rPr>
              <w:rFonts w:ascii="Times New Roman" w:hAnsi="Times New Roman" w:cs="Times New Roman"/>
              <w:sz w:val="24"/>
              <w:szCs w:val="24"/>
            </w:rPr>
            <w:delText xml:space="preserve">, </w:delText>
          </w:r>
        </w:del>
      </w:ins>
      <w:ins w:id="39" w:author="Miller, Jay D -FS" w:date="2016-11-07T14:53:00Z">
        <w:del w:id="40" w:author="Malcolm North" w:date="2016-11-17T17:33:00Z">
          <w:r w:rsidR="00D37640" w:rsidDel="00EE27D8">
            <w:rPr>
              <w:rFonts w:ascii="Times New Roman" w:hAnsi="Times New Roman" w:cs="Times New Roman"/>
              <w:sz w:val="24"/>
              <w:szCs w:val="24"/>
            </w:rPr>
            <w:delText xml:space="preserve">and </w:delText>
          </w:r>
        </w:del>
      </w:ins>
      <w:ins w:id="41" w:author="Miller, Jay D -FS" w:date="2016-11-07T14:46:00Z">
        <w:del w:id="42" w:author="Malcolm North" w:date="2016-11-17T17:33:00Z">
          <w:r w:rsidR="00D34B60" w:rsidDel="00EE27D8">
            <w:rPr>
              <w:rFonts w:ascii="Times New Roman" w:hAnsi="Times New Roman" w:cs="Times New Roman"/>
              <w:sz w:val="24"/>
              <w:szCs w:val="24"/>
            </w:rPr>
            <w:delText xml:space="preserve">high severity </w:delText>
          </w:r>
        </w:del>
        <w:r w:rsidR="00D34B60">
          <w:rPr>
            <w:rFonts w:ascii="Times New Roman" w:hAnsi="Times New Roman" w:cs="Times New Roman"/>
            <w:sz w:val="24"/>
            <w:szCs w:val="24"/>
          </w:rPr>
          <w:t>patch size and shape</w:t>
        </w:r>
        <w:del w:id="43" w:author="Peter M. Brown" w:date="2016-11-22T11:39:00Z">
          <w:r w:rsidR="00D34B60" w:rsidDel="006250B8">
            <w:rPr>
              <w:rFonts w:ascii="Times New Roman" w:hAnsi="Times New Roman" w:cs="Times New Roman"/>
              <w:sz w:val="24"/>
              <w:szCs w:val="24"/>
            </w:rPr>
            <w:delText>)</w:delText>
          </w:r>
        </w:del>
        <w:r w:rsidR="00D34B60">
          <w:rPr>
            <w:rFonts w:ascii="Times New Roman" w:hAnsi="Times New Roman" w:cs="Times New Roman"/>
            <w:sz w:val="24"/>
            <w:szCs w:val="24"/>
          </w:rPr>
          <w:t xml:space="preserve"> </w:t>
        </w:r>
      </w:ins>
      <w:ins w:id="44" w:author="Miller, Jay D -FS" w:date="2016-11-07T14:45:00Z">
        <w:del w:id="45" w:author="Peter M. Brown" w:date="2016-11-22T11:39:00Z">
          <w:r w:rsidR="00D34B60" w:rsidDel="006250B8">
            <w:rPr>
              <w:rFonts w:ascii="Times New Roman" w:hAnsi="Times New Roman" w:cs="Times New Roman"/>
              <w:sz w:val="24"/>
              <w:szCs w:val="24"/>
            </w:rPr>
            <w:delText xml:space="preserve">within contemporary fires </w:delText>
          </w:r>
        </w:del>
      </w:ins>
      <w:r w:rsidR="00C01304">
        <w:rPr>
          <w:rFonts w:ascii="Times New Roman" w:hAnsi="Times New Roman" w:cs="Times New Roman"/>
          <w:sz w:val="24"/>
          <w:szCs w:val="24"/>
        </w:rPr>
        <w:fldChar w:fldCharType="begin"/>
      </w:r>
      <w:r w:rsidR="00021743">
        <w:rPr>
          <w:rFonts w:ascii="Times New Roman" w:hAnsi="Times New Roman" w:cs="Times New Roman"/>
          <w:sz w:val="24"/>
          <w:szCs w:val="24"/>
        </w:rPr>
        <w:instrText xml:space="preserve"> ADDIN EN.CITE &lt;EndNote&gt;&lt;Cite&gt;&lt;Author&gt;Miller&lt;/Author&gt;&lt;Year&gt;2007&lt;/Year&gt;&lt;RecNum&gt;382&lt;/RecNum&gt;&lt;Prefix&gt;e.g.`, &lt;/Prefix&gt;&lt;DisplayText&gt;(e.g., Miller and Thode 2007)&lt;/DisplayText&gt;&lt;record&gt;&lt;rec-number&gt;382&lt;/rec-number&gt;&lt;foreign-keys&gt;&lt;key app="EN" db-id="tre00sewcs55d2e0szppfpa0paptvstsvzt9" timestamp="0"&gt;382&lt;/key&gt;&lt;/foreign-keys&gt;&lt;ref-type name="Journal Article"&gt;17&lt;/ref-type&gt;&lt;contributors&gt;&lt;authors&gt;&lt;author&gt;Miller, J. D.&lt;/author&gt;&lt;author&gt;Thode, A. E.&lt;/author&gt;&lt;/authors&gt;&lt;/contributors&gt;&lt;titles&gt;&lt;title&gt;Quantifying burn severity in a heterogeneous landscape with a relative version of the delta Normalized Burn Ratio (dNBR)&lt;/title&gt;&lt;secondary-title&gt;Remote Sensing of Environment&lt;/secondary-title&gt;&lt;alt-title&gt;Remote Sens. Environ.&lt;/alt-title&gt;&lt;short-title&gt;paper&lt;/short-title&gt;&lt;/titles&gt;&lt;periodical&gt;&lt;full-title&gt;Remote Sensing of Environment&lt;/full-title&gt;&lt;abbr-1&gt;Remote Sens. Environ.&lt;/abbr-1&gt;&lt;/periodical&gt;&lt;alt-periodical&gt;&lt;full-title&gt;Remote Sensing of Environment&lt;/full-title&gt;&lt;abbr-1&gt;Remote Sens. Environ.&lt;/abbr-1&gt;&lt;/alt-periodical&gt;&lt;pages&gt;66-80&lt;/pages&gt;&lt;volume&gt;109&lt;/volume&gt;&lt;number&gt;1&lt;/number&gt;&lt;dates&gt;&lt;year&gt;2007&lt;/year&gt;&lt;/dates&gt;&lt;accession-num&gt;doi: 10.1016/j.rse.2006.12.006&lt;/accession-num&gt;&lt;urls&gt;&lt;/urls&gt;&lt;/record&gt;&lt;/Cite&gt;&lt;/EndNote&gt;</w:instrText>
      </w:r>
      <w:r w:rsidR="00C01304">
        <w:rPr>
          <w:rFonts w:ascii="Times New Roman" w:hAnsi="Times New Roman" w:cs="Times New Roman"/>
          <w:sz w:val="24"/>
          <w:szCs w:val="24"/>
        </w:rPr>
        <w:fldChar w:fldCharType="separate"/>
      </w:r>
      <w:r w:rsidR="00021743">
        <w:rPr>
          <w:rFonts w:ascii="Times New Roman" w:hAnsi="Times New Roman" w:cs="Times New Roman"/>
          <w:noProof/>
          <w:sz w:val="24"/>
          <w:szCs w:val="24"/>
        </w:rPr>
        <w:t>(e.g., Miller and Thode 2007)</w:t>
      </w:r>
      <w:r w:rsidR="00C01304">
        <w:rPr>
          <w:rFonts w:ascii="Times New Roman" w:hAnsi="Times New Roman" w:cs="Times New Roman"/>
          <w:sz w:val="24"/>
          <w:szCs w:val="24"/>
        </w:rPr>
        <w:fldChar w:fldCharType="end"/>
      </w:r>
      <w:ins w:id="46" w:author="Miller, Jay D -FS" w:date="2016-11-07T14:45:00Z">
        <w:r w:rsidR="00D34B60">
          <w:rPr>
            <w:rFonts w:ascii="Times New Roman" w:hAnsi="Times New Roman" w:cs="Times New Roman"/>
            <w:sz w:val="24"/>
            <w:szCs w:val="24"/>
          </w:rPr>
          <w:t>. However,</w:t>
        </w:r>
      </w:ins>
      <w:ins w:id="47" w:author="Miller, Jay D -FS" w:date="2016-11-07T14:52:00Z">
        <w:r w:rsidR="00D37640">
          <w:rPr>
            <w:rFonts w:ascii="Times New Roman" w:hAnsi="Times New Roman" w:cs="Times New Roman"/>
            <w:sz w:val="24"/>
            <w:szCs w:val="24"/>
          </w:rPr>
          <w:t xml:space="preserve"> </w:t>
        </w:r>
      </w:ins>
      <w:del w:id="48" w:author="Miller, Jay D -FS" w:date="2016-11-07T14:45:00Z">
        <w:r w:rsidRPr="00DD0341" w:rsidDel="00D34B60">
          <w:rPr>
            <w:rFonts w:ascii="Times New Roman" w:hAnsi="Times New Roman" w:cs="Times New Roman"/>
            <w:sz w:val="24"/>
            <w:szCs w:val="24"/>
          </w:rPr>
          <w:delText xml:space="preserve">, </w:delText>
        </w:r>
      </w:del>
      <w:del w:id="49" w:author="Miller, Jay D -FS" w:date="2016-11-07T14:43:00Z">
        <w:r w:rsidRPr="00DD0341" w:rsidDel="00D34B60">
          <w:rPr>
            <w:rFonts w:ascii="Times New Roman" w:hAnsi="Times New Roman" w:cs="Times New Roman"/>
            <w:sz w:val="24"/>
            <w:szCs w:val="24"/>
          </w:rPr>
          <w:delText xml:space="preserve">but </w:delText>
        </w:r>
      </w:del>
      <w:r w:rsidRPr="00DD0341">
        <w:rPr>
          <w:rFonts w:ascii="Times New Roman" w:hAnsi="Times New Roman" w:cs="Times New Roman"/>
          <w:sz w:val="24"/>
          <w:szCs w:val="24"/>
        </w:rPr>
        <w:t xml:space="preserve">similar detail </w:t>
      </w:r>
      <w:ins w:id="50" w:author="Miller, Jay D -FS" w:date="2016-11-07T14:55:00Z">
        <w:r w:rsidR="00D37640">
          <w:rPr>
            <w:rFonts w:ascii="Times New Roman" w:hAnsi="Times New Roman" w:cs="Times New Roman"/>
            <w:sz w:val="24"/>
            <w:szCs w:val="24"/>
          </w:rPr>
          <w:t xml:space="preserve">about </w:t>
        </w:r>
      </w:ins>
      <w:ins w:id="51" w:author="Miller, Jay D -FS" w:date="2016-11-08T07:58:00Z">
        <w:r w:rsidR="004262D5">
          <w:rPr>
            <w:rFonts w:ascii="Times New Roman" w:hAnsi="Times New Roman" w:cs="Times New Roman"/>
            <w:sz w:val="24"/>
            <w:szCs w:val="24"/>
          </w:rPr>
          <w:t>reference</w:t>
        </w:r>
      </w:ins>
      <w:ins w:id="52" w:author="Miller, Jay D -FS" w:date="2016-11-07T14:55:00Z">
        <w:r w:rsidR="00D37640">
          <w:rPr>
            <w:rFonts w:ascii="Times New Roman" w:hAnsi="Times New Roman" w:cs="Times New Roman"/>
            <w:sz w:val="24"/>
            <w:szCs w:val="24"/>
          </w:rPr>
          <w:t xml:space="preserve"> fires </w:t>
        </w:r>
      </w:ins>
      <w:r w:rsidR="00C01304">
        <w:rPr>
          <w:rFonts w:ascii="Times New Roman" w:hAnsi="Times New Roman" w:cs="Times New Roman"/>
          <w:sz w:val="24"/>
          <w:szCs w:val="24"/>
        </w:rPr>
        <w:t>is</w:t>
      </w:r>
      <w:r w:rsidR="00B1727E">
        <w:rPr>
          <w:rFonts w:ascii="Times New Roman" w:hAnsi="Times New Roman" w:cs="Times New Roman"/>
          <w:sz w:val="24"/>
          <w:szCs w:val="24"/>
        </w:rPr>
        <w:t xml:space="preserve"> </w:t>
      </w:r>
      <w:ins w:id="53" w:author="Miller, Jay D -FS" w:date="2016-11-08T07:51:00Z">
        <w:r w:rsidR="00411953">
          <w:rPr>
            <w:rFonts w:ascii="Times New Roman" w:hAnsi="Times New Roman" w:cs="Times New Roman"/>
            <w:sz w:val="24"/>
            <w:szCs w:val="24"/>
          </w:rPr>
          <w:t xml:space="preserve">often </w:t>
        </w:r>
      </w:ins>
      <w:del w:id="54" w:author="Miller, Jay D -FS" w:date="2016-11-07T14:54:00Z">
        <w:r w:rsidR="00B1727E" w:rsidDel="00D37640">
          <w:rPr>
            <w:rFonts w:ascii="Times New Roman" w:hAnsi="Times New Roman" w:cs="Times New Roman"/>
            <w:sz w:val="24"/>
            <w:szCs w:val="24"/>
          </w:rPr>
          <w:delText>often</w:delText>
        </w:r>
        <w:r w:rsidRPr="00DD0341" w:rsidDel="00D37640">
          <w:rPr>
            <w:rFonts w:ascii="Times New Roman" w:hAnsi="Times New Roman" w:cs="Times New Roman"/>
            <w:sz w:val="24"/>
            <w:szCs w:val="24"/>
          </w:rPr>
          <w:delText xml:space="preserve"> </w:delText>
        </w:r>
      </w:del>
      <w:r w:rsidRPr="00DD0341">
        <w:rPr>
          <w:rFonts w:ascii="Times New Roman" w:hAnsi="Times New Roman" w:cs="Times New Roman"/>
          <w:sz w:val="24"/>
          <w:szCs w:val="24"/>
        </w:rPr>
        <w:t>lacking</w:t>
      </w:r>
      <w:del w:id="55" w:author="Miller, Jay D -FS" w:date="2016-11-08T07:50:00Z">
        <w:r w:rsidRPr="00DD0341" w:rsidDel="00411953">
          <w:rPr>
            <w:rFonts w:ascii="Times New Roman" w:hAnsi="Times New Roman" w:cs="Times New Roman"/>
            <w:sz w:val="24"/>
            <w:szCs w:val="24"/>
          </w:rPr>
          <w:delText xml:space="preserve"> for </w:delText>
        </w:r>
      </w:del>
      <w:del w:id="56" w:author="Miller, Jay D -FS" w:date="2016-11-07T14:44:00Z">
        <w:r w:rsidRPr="00DD0341" w:rsidDel="00D34B60">
          <w:rPr>
            <w:rFonts w:ascii="Times New Roman" w:hAnsi="Times New Roman" w:cs="Times New Roman"/>
            <w:sz w:val="24"/>
            <w:szCs w:val="24"/>
          </w:rPr>
          <w:delText xml:space="preserve">reference </w:delText>
        </w:r>
      </w:del>
      <w:del w:id="57" w:author="Miller, Jay D -FS" w:date="2016-11-07T14:52:00Z">
        <w:r w:rsidRPr="00DD0341" w:rsidDel="00D37640">
          <w:rPr>
            <w:rFonts w:ascii="Times New Roman" w:hAnsi="Times New Roman" w:cs="Times New Roman"/>
            <w:sz w:val="24"/>
            <w:szCs w:val="24"/>
          </w:rPr>
          <w:delText>conditions</w:delText>
        </w:r>
      </w:del>
      <w:r w:rsidRPr="00DD0341">
        <w:rPr>
          <w:rFonts w:ascii="Times New Roman" w:hAnsi="Times New Roman" w:cs="Times New Roman"/>
          <w:sz w:val="24"/>
          <w:szCs w:val="24"/>
        </w:rPr>
        <w:t xml:space="preserve">. As a result, we </w:t>
      </w:r>
      <w:del w:id="58" w:author="Miller, Jay D -FS" w:date="2016-11-08T07:51:00Z">
        <w:r w:rsidRPr="00DD0341" w:rsidDel="00411953">
          <w:rPr>
            <w:rFonts w:ascii="Times New Roman" w:hAnsi="Times New Roman" w:cs="Times New Roman"/>
            <w:sz w:val="24"/>
            <w:szCs w:val="24"/>
          </w:rPr>
          <w:delText xml:space="preserve">often </w:delText>
        </w:r>
      </w:del>
      <w:r w:rsidRPr="00DD0341">
        <w:rPr>
          <w:rFonts w:ascii="Times New Roman" w:hAnsi="Times New Roman" w:cs="Times New Roman"/>
          <w:sz w:val="24"/>
          <w:szCs w:val="24"/>
        </w:rPr>
        <w:t xml:space="preserve">rely </w:t>
      </w:r>
      <w:ins w:id="59" w:author="Miller, Jay D -FS" w:date="2016-11-07T14:38:00Z">
        <w:r w:rsidR="00D34B60">
          <w:rPr>
            <w:rFonts w:ascii="Times New Roman" w:hAnsi="Times New Roman" w:cs="Times New Roman"/>
            <w:sz w:val="24"/>
            <w:szCs w:val="24"/>
          </w:rPr>
          <w:t>up</w:t>
        </w:r>
      </w:ins>
      <w:r w:rsidRPr="00DD0341">
        <w:rPr>
          <w:rFonts w:ascii="Times New Roman" w:hAnsi="Times New Roman" w:cs="Times New Roman"/>
          <w:sz w:val="24"/>
          <w:szCs w:val="24"/>
        </w:rPr>
        <w:t>on co</w:t>
      </w:r>
      <w:r w:rsidR="00C01304">
        <w:rPr>
          <w:rFonts w:ascii="Times New Roman" w:hAnsi="Times New Roman" w:cs="Times New Roman"/>
          <w:sz w:val="24"/>
          <w:szCs w:val="24"/>
        </w:rPr>
        <w:t>arse</w:t>
      </w:r>
      <w:del w:id="60" w:author="Miller, Jay D -FS" w:date="2016-11-07T14:35:00Z">
        <w:r w:rsidR="00C01304" w:rsidDel="00C7424B">
          <w:rPr>
            <w:rFonts w:ascii="Times New Roman" w:hAnsi="Times New Roman" w:cs="Times New Roman"/>
            <w:sz w:val="24"/>
            <w:szCs w:val="24"/>
          </w:rPr>
          <w:delText>r</w:delText>
        </w:r>
      </w:del>
      <w:r w:rsidR="00C01304">
        <w:rPr>
          <w:rFonts w:ascii="Times New Roman" w:hAnsi="Times New Roman" w:cs="Times New Roman"/>
          <w:sz w:val="24"/>
          <w:szCs w:val="24"/>
        </w:rPr>
        <w:t xml:space="preserve"> scale characterizations of fire </w:t>
      </w:r>
      <w:ins w:id="61" w:author="Miller, Jay D -FS" w:date="2016-11-08T07:51:00Z">
        <w:r w:rsidR="00411953">
          <w:rPr>
            <w:rFonts w:ascii="Times New Roman" w:hAnsi="Times New Roman" w:cs="Times New Roman"/>
            <w:sz w:val="24"/>
            <w:szCs w:val="24"/>
          </w:rPr>
          <w:t xml:space="preserve">severity </w:t>
        </w:r>
      </w:ins>
      <w:r w:rsidR="00C01304">
        <w:rPr>
          <w:rFonts w:ascii="Times New Roman" w:hAnsi="Times New Roman" w:cs="Times New Roman"/>
          <w:sz w:val="24"/>
          <w:szCs w:val="24"/>
        </w:rPr>
        <w:t>patterns</w:t>
      </w:r>
      <w:del w:id="62" w:author="Miller, Jay D -FS" w:date="2016-11-07T14:44:00Z">
        <w:r w:rsidR="00C01304" w:rsidDel="00D34B60">
          <w:rPr>
            <w:rFonts w:ascii="Times New Roman" w:hAnsi="Times New Roman" w:cs="Times New Roman"/>
            <w:sz w:val="24"/>
            <w:szCs w:val="24"/>
          </w:rPr>
          <w:delText xml:space="preserve"> under</w:delText>
        </w:r>
        <w:r w:rsidRPr="00DD0341" w:rsidDel="00D34B60">
          <w:rPr>
            <w:rFonts w:ascii="Times New Roman" w:hAnsi="Times New Roman" w:cs="Times New Roman"/>
            <w:sz w:val="24"/>
            <w:szCs w:val="24"/>
          </w:rPr>
          <w:delText xml:space="preserve"> reference conditions</w:delText>
        </w:r>
      </w:del>
      <w:del w:id="63" w:author="Miller, Jay D -FS" w:date="2016-11-08T07:52:00Z">
        <w:r w:rsidRPr="00DD0341" w:rsidDel="00411953">
          <w:rPr>
            <w:rFonts w:ascii="Times New Roman" w:hAnsi="Times New Roman" w:cs="Times New Roman"/>
            <w:sz w:val="24"/>
            <w:szCs w:val="24"/>
          </w:rPr>
          <w:delText xml:space="preserve">. </w:delText>
        </w:r>
      </w:del>
      <w:del w:id="64" w:author="Miller, Jay D -FS" w:date="2016-11-07T14:41:00Z">
        <w:r w:rsidRPr="00DD0341" w:rsidDel="00D34B60">
          <w:rPr>
            <w:rFonts w:ascii="Times New Roman" w:hAnsi="Times New Roman" w:cs="Times New Roman"/>
            <w:sz w:val="24"/>
            <w:szCs w:val="24"/>
          </w:rPr>
          <w:delText xml:space="preserve">Fire regime type </w:delText>
        </w:r>
      </w:del>
      <w:ins w:id="65" w:author="Miller, Jay D -FS" w:date="2016-11-07T14:35:00Z">
        <w:r w:rsidR="00C7424B">
          <w:rPr>
            <w:rFonts w:ascii="Times New Roman" w:hAnsi="Times New Roman" w:cs="Times New Roman"/>
            <w:sz w:val="24"/>
            <w:szCs w:val="24"/>
          </w:rPr>
          <w:t xml:space="preserve"> that were typical </w:t>
        </w:r>
      </w:ins>
      <w:ins w:id="66" w:author="Miller, Jay D -FS" w:date="2016-11-07T14:37:00Z">
        <w:r w:rsidR="00C7424B">
          <w:rPr>
            <w:rFonts w:ascii="Times New Roman" w:hAnsi="Times New Roman" w:cs="Times New Roman"/>
            <w:sz w:val="24"/>
            <w:szCs w:val="24"/>
          </w:rPr>
          <w:t xml:space="preserve">within the majority of historical fires </w:t>
        </w:r>
      </w:ins>
      <w:del w:id="67" w:author="Miller, Jay D -FS" w:date="2016-11-07T14:42:00Z">
        <w:r w:rsidRPr="00DD0341" w:rsidDel="00D34B60">
          <w:rPr>
            <w:rFonts w:ascii="Times New Roman" w:hAnsi="Times New Roman" w:cs="Times New Roman"/>
            <w:sz w:val="24"/>
            <w:szCs w:val="24"/>
          </w:rPr>
          <w:delText>(i.e., low, mixed,</w:delText>
        </w:r>
      </w:del>
      <w:del w:id="68" w:author="Miller, Jay D -FS" w:date="2016-11-07T14:41:00Z">
        <w:r w:rsidRPr="00DD0341" w:rsidDel="00D34B60">
          <w:rPr>
            <w:rFonts w:ascii="Times New Roman" w:hAnsi="Times New Roman" w:cs="Times New Roman"/>
            <w:sz w:val="24"/>
            <w:szCs w:val="24"/>
          </w:rPr>
          <w:delText xml:space="preserve"> and</w:delText>
        </w:r>
      </w:del>
      <w:del w:id="69" w:author="Miller, Jay D -FS" w:date="2016-11-07T14:42:00Z">
        <w:r w:rsidRPr="00DD0341" w:rsidDel="00D34B60">
          <w:rPr>
            <w:rFonts w:ascii="Times New Roman" w:hAnsi="Times New Roman" w:cs="Times New Roman"/>
            <w:sz w:val="24"/>
            <w:szCs w:val="24"/>
          </w:rPr>
          <w:delText xml:space="preserve"> high severity)</w:delText>
        </w:r>
      </w:del>
      <w:del w:id="70" w:author="Miller, Jay D -FS" w:date="2016-11-08T07:52:00Z">
        <w:r w:rsidRPr="00DD0341" w:rsidDel="00411953">
          <w:rPr>
            <w:rFonts w:ascii="Times New Roman" w:hAnsi="Times New Roman" w:cs="Times New Roman"/>
            <w:sz w:val="24"/>
            <w:szCs w:val="24"/>
          </w:rPr>
          <w:delText xml:space="preserve"> is a readily used</w:delText>
        </w:r>
      </w:del>
      <w:ins w:id="71" w:author="Miller, Jay D -FS" w:date="2016-11-08T07:52:00Z">
        <w:r w:rsidR="00411953">
          <w:rPr>
            <w:rFonts w:ascii="Times New Roman" w:hAnsi="Times New Roman" w:cs="Times New Roman"/>
            <w:sz w:val="24"/>
            <w:szCs w:val="24"/>
          </w:rPr>
          <w:t xml:space="preserve"> </w:t>
        </w:r>
      </w:ins>
      <w:del w:id="72" w:author="Miller, Jay D -FS" w:date="2016-11-08T07:52:00Z">
        <w:r w:rsidRPr="00DD0341" w:rsidDel="00411953">
          <w:rPr>
            <w:rFonts w:ascii="Times New Roman" w:hAnsi="Times New Roman" w:cs="Times New Roman"/>
            <w:sz w:val="24"/>
            <w:szCs w:val="24"/>
          </w:rPr>
          <w:delText xml:space="preserve"> </w:delText>
        </w:r>
      </w:del>
      <w:del w:id="73" w:author="Miller, Jay D -FS" w:date="2016-11-07T14:38:00Z">
        <w:r w:rsidRPr="00DD0341" w:rsidDel="00C7424B">
          <w:rPr>
            <w:rFonts w:ascii="Times New Roman" w:hAnsi="Times New Roman" w:cs="Times New Roman"/>
            <w:sz w:val="24"/>
            <w:szCs w:val="24"/>
          </w:rPr>
          <w:delText xml:space="preserve">example </w:delText>
        </w:r>
      </w:del>
      <w:ins w:id="74" w:author="Miller, Jay D -FS" w:date="2016-11-07T14:42:00Z">
        <w:r w:rsidR="00D34B60">
          <w:rPr>
            <w:rFonts w:ascii="Times New Roman" w:hAnsi="Times New Roman" w:cs="Times New Roman"/>
            <w:sz w:val="24"/>
            <w:szCs w:val="24"/>
          </w:rPr>
          <w:t xml:space="preserve">to describe fire regime types </w:t>
        </w:r>
      </w:ins>
      <w:ins w:id="75" w:author="Miller, Jay D -FS" w:date="2016-11-07T14:43:00Z">
        <w:r w:rsidR="00D34B60" w:rsidRPr="00DD0341">
          <w:rPr>
            <w:rFonts w:ascii="Times New Roman" w:hAnsi="Times New Roman" w:cs="Times New Roman"/>
            <w:sz w:val="24"/>
            <w:szCs w:val="24"/>
          </w:rPr>
          <w:t>(i.e., low, mixed,</w:t>
        </w:r>
        <w:r w:rsidR="00D34B60">
          <w:rPr>
            <w:rFonts w:ascii="Times New Roman" w:hAnsi="Times New Roman" w:cs="Times New Roman"/>
            <w:sz w:val="24"/>
            <w:szCs w:val="24"/>
          </w:rPr>
          <w:t xml:space="preserve"> or</w:t>
        </w:r>
        <w:r w:rsidR="00D34B60" w:rsidRPr="00DD0341">
          <w:rPr>
            <w:rFonts w:ascii="Times New Roman" w:hAnsi="Times New Roman" w:cs="Times New Roman"/>
            <w:sz w:val="24"/>
            <w:szCs w:val="24"/>
          </w:rPr>
          <w:t xml:space="preserve"> high severity)</w:t>
        </w:r>
        <w:r w:rsidR="00D34B60">
          <w:rPr>
            <w:rFonts w:ascii="Times New Roman" w:hAnsi="Times New Roman" w:cs="Times New Roman"/>
            <w:sz w:val="24"/>
            <w:szCs w:val="24"/>
          </w:rPr>
          <w:t xml:space="preserve"> </w:t>
        </w:r>
      </w:ins>
      <w:del w:id="76" w:author="Miller, Jay D -FS" w:date="2016-11-07T14:42:00Z">
        <w:r w:rsidRPr="00DD0341" w:rsidDel="00D34B60">
          <w:rPr>
            <w:rFonts w:ascii="Times New Roman" w:hAnsi="Times New Roman" w:cs="Times New Roman"/>
            <w:sz w:val="24"/>
            <w:szCs w:val="24"/>
          </w:rPr>
          <w:delText xml:space="preserve">for </w:delText>
        </w:r>
      </w:del>
      <w:del w:id="77" w:author="Miller, Jay D -FS" w:date="2016-11-07T14:38:00Z">
        <w:r w:rsidRPr="00DD0341" w:rsidDel="00C7424B">
          <w:rPr>
            <w:rFonts w:ascii="Times New Roman" w:hAnsi="Times New Roman" w:cs="Times New Roman"/>
            <w:sz w:val="24"/>
            <w:szCs w:val="24"/>
          </w:rPr>
          <w:delText xml:space="preserve">broadly </w:delText>
        </w:r>
      </w:del>
      <w:del w:id="78" w:author="Miller, Jay D -FS" w:date="2016-11-07T14:42:00Z">
        <w:r w:rsidRPr="00DD0341" w:rsidDel="00D34B60">
          <w:rPr>
            <w:rFonts w:ascii="Times New Roman" w:hAnsi="Times New Roman" w:cs="Times New Roman"/>
            <w:sz w:val="24"/>
            <w:szCs w:val="24"/>
          </w:rPr>
          <w:delText xml:space="preserve">characterizing fire </w:delText>
        </w:r>
      </w:del>
      <w:del w:id="79" w:author="Miller, Jay D -FS" w:date="2016-11-07T14:38:00Z">
        <w:r w:rsidRPr="00DD0341" w:rsidDel="00D34B60">
          <w:rPr>
            <w:rFonts w:ascii="Times New Roman" w:hAnsi="Times New Roman" w:cs="Times New Roman"/>
            <w:sz w:val="24"/>
            <w:szCs w:val="24"/>
          </w:rPr>
          <w:delText xml:space="preserve">occurrence and </w:delText>
        </w:r>
      </w:del>
      <w:del w:id="80" w:author="Miller, Jay D -FS" w:date="2016-11-07T14:42:00Z">
        <w:r w:rsidRPr="00DD0341" w:rsidDel="00D34B60">
          <w:rPr>
            <w:rFonts w:ascii="Times New Roman" w:hAnsi="Times New Roman" w:cs="Times New Roman"/>
            <w:sz w:val="24"/>
            <w:szCs w:val="24"/>
          </w:rPr>
          <w:delText xml:space="preserve">effects </w:delText>
        </w:r>
      </w:del>
      <w:del w:id="81" w:author="Miller, Jay D -FS" w:date="2016-11-07T14:40:00Z">
        <w:r w:rsidRPr="00DD0341" w:rsidDel="00D34B60">
          <w:rPr>
            <w:rFonts w:ascii="Times New Roman" w:hAnsi="Times New Roman" w:cs="Times New Roman"/>
            <w:sz w:val="24"/>
            <w:szCs w:val="24"/>
          </w:rPr>
          <w:delText xml:space="preserve">prior to 20th century fire suppression and exclusion policies </w:delText>
        </w:r>
      </w:del>
      <w:r w:rsidR="00C01BD2">
        <w:rPr>
          <w:rFonts w:ascii="Times New Roman" w:hAnsi="Times New Roman" w:cs="Times New Roman"/>
          <w:sz w:val="24"/>
          <w:szCs w:val="24"/>
        </w:rPr>
        <w:fldChar w:fldCharType="begin">
          <w:fldData xml:space="preserve">PEVuZE5vdGU+PENpdGU+PEF1dGhvcj5BZ2VlPC9BdXRob3I+PFllYXI+MTk5ODwvWWVhcj48UmVj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</w:fldData>
        </w:fldChar>
      </w:r>
      <w:r w:rsidR="00C01BD2">
        <w:rPr>
          <w:rFonts w:ascii="Times New Roman" w:hAnsi="Times New Roman" w:cs="Times New Roman"/>
          <w:sz w:val="24"/>
          <w:szCs w:val="24"/>
        </w:rPr>
        <w:instrText xml:space="preserve"> ADDIN EN.CITE </w:instrText>
      </w:r>
      <w:r w:rsidR="00C01BD2">
        <w:rPr>
          <w:rFonts w:ascii="Times New Roman" w:hAnsi="Times New Roman" w:cs="Times New Roman"/>
          <w:sz w:val="24"/>
          <w:szCs w:val="24"/>
        </w:rPr>
        <w:fldChar w:fldCharType="begin">
          <w:fldData xml:space="preserve">PEVuZE5vdGU+PENpdGU+PEF1dGhvcj5BZ2VlPC9BdXRob3I+PFllYXI+MTk5ODwvWWVhcj48UmVj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</w:fldData>
        </w:fldChar>
      </w:r>
      <w:r w:rsidR="00C01BD2">
        <w:rPr>
          <w:rFonts w:ascii="Times New Roman" w:hAnsi="Times New Roman" w:cs="Times New Roman"/>
          <w:sz w:val="24"/>
          <w:szCs w:val="24"/>
        </w:rPr>
        <w:instrText xml:space="preserve"> ADDIN EN.CITE.DATA </w:instrText>
      </w:r>
      <w:r w:rsidR="00C01BD2">
        <w:rPr>
          <w:rFonts w:ascii="Times New Roman" w:hAnsi="Times New Roman" w:cs="Times New Roman"/>
          <w:sz w:val="24"/>
          <w:szCs w:val="24"/>
        </w:rPr>
      </w:r>
      <w:r w:rsidR="00C01BD2">
        <w:rPr>
          <w:rFonts w:ascii="Times New Roman" w:hAnsi="Times New Roman" w:cs="Times New Roman"/>
          <w:sz w:val="24"/>
          <w:szCs w:val="24"/>
        </w:rPr>
        <w:fldChar w:fldCharType="end"/>
      </w:r>
      <w:r w:rsidR="00C01BD2">
        <w:rPr>
          <w:rFonts w:ascii="Times New Roman" w:hAnsi="Times New Roman" w:cs="Times New Roman"/>
          <w:sz w:val="24"/>
          <w:szCs w:val="24"/>
        </w:rPr>
      </w:r>
      <w:r w:rsidR="00C01BD2">
        <w:rPr>
          <w:rFonts w:ascii="Times New Roman" w:hAnsi="Times New Roman" w:cs="Times New Roman"/>
          <w:sz w:val="24"/>
          <w:szCs w:val="24"/>
        </w:rPr>
        <w:fldChar w:fldCharType="separate"/>
      </w:r>
      <w:r w:rsidR="00C01BD2">
        <w:rPr>
          <w:rFonts w:ascii="Times New Roman" w:hAnsi="Times New Roman" w:cs="Times New Roman"/>
          <w:noProof/>
          <w:sz w:val="24"/>
          <w:szCs w:val="24"/>
        </w:rPr>
        <w:t>(Agee 1998, Schoennagel et al. 2004)</w:t>
      </w:r>
      <w:r w:rsidR="00C01BD2">
        <w:rPr>
          <w:rFonts w:ascii="Times New Roman" w:hAnsi="Times New Roman" w:cs="Times New Roman"/>
          <w:sz w:val="24"/>
          <w:szCs w:val="24"/>
        </w:rPr>
        <w:fldChar w:fldCharType="end"/>
      </w:r>
      <w:r w:rsidRPr="00DD0341">
        <w:rPr>
          <w:rFonts w:ascii="Times New Roman" w:hAnsi="Times New Roman" w:cs="Times New Roman"/>
          <w:sz w:val="24"/>
          <w:szCs w:val="24"/>
        </w:rPr>
        <w:t xml:space="preserve">. </w:t>
      </w:r>
      <w:del w:id="82" w:author="Miller, Jay D -FS" w:date="2016-11-08T07:54:00Z">
        <w:r w:rsidRPr="00DD0341" w:rsidDel="00411953">
          <w:rPr>
            <w:rFonts w:ascii="Times New Roman" w:hAnsi="Times New Roman" w:cs="Times New Roman"/>
            <w:sz w:val="24"/>
            <w:szCs w:val="24"/>
          </w:rPr>
          <w:delText xml:space="preserve">Each fire </w:delText>
        </w:r>
        <w:r w:rsidR="00C01304" w:rsidDel="00411953">
          <w:rPr>
            <w:rFonts w:ascii="Times New Roman" w:hAnsi="Times New Roman" w:cs="Times New Roman"/>
            <w:sz w:val="24"/>
            <w:szCs w:val="24"/>
          </w:rPr>
          <w:delText>regime type is associated with</w:delText>
        </w:r>
        <w:r w:rsidRPr="00DD0341" w:rsidDel="00411953">
          <w:rPr>
            <w:rFonts w:ascii="Times New Roman" w:hAnsi="Times New Roman" w:cs="Times New Roman"/>
            <w:sz w:val="24"/>
            <w:szCs w:val="24"/>
          </w:rPr>
          <w:delText xml:space="preserve"> distinct </w:delText>
        </w:r>
        <w:r w:rsidR="00C01304" w:rsidDel="00411953">
          <w:rPr>
            <w:rFonts w:ascii="Times New Roman" w:hAnsi="Times New Roman" w:cs="Times New Roman"/>
            <w:sz w:val="24"/>
            <w:szCs w:val="24"/>
          </w:rPr>
          <w:delText>patterns of fire severity,</w:delText>
        </w:r>
        <w:r w:rsidRPr="00DD0341" w:rsidDel="00411953">
          <w:rPr>
            <w:rFonts w:ascii="Times New Roman" w:hAnsi="Times New Roman" w:cs="Times New Roman"/>
            <w:sz w:val="24"/>
            <w:szCs w:val="24"/>
          </w:rPr>
          <w:delText xml:space="preserve"> which can be compa</w:delText>
        </w:r>
        <w:r w:rsidR="00C01304" w:rsidDel="00411953">
          <w:rPr>
            <w:rFonts w:ascii="Times New Roman" w:hAnsi="Times New Roman" w:cs="Times New Roman"/>
            <w:sz w:val="24"/>
            <w:szCs w:val="24"/>
          </w:rPr>
          <w:delText>red to current fire severity patterns to assess</w:delText>
        </w:r>
        <w:r w:rsidR="00C01BD2" w:rsidDel="00411953">
          <w:rPr>
            <w:rFonts w:ascii="Times New Roman" w:hAnsi="Times New Roman" w:cs="Times New Roman"/>
            <w:sz w:val="24"/>
            <w:szCs w:val="24"/>
          </w:rPr>
          <w:delText xml:space="preserve"> departure </w:delText>
        </w:r>
        <w:r w:rsidR="00C01BD2" w:rsidDel="00411953">
          <w:rPr>
            <w:rFonts w:ascii="Times New Roman" w:hAnsi="Times New Roman" w:cs="Times New Roman"/>
            <w:sz w:val="24"/>
            <w:szCs w:val="24"/>
          </w:rPr>
          <w:fldChar w:fldCharType="begin"/>
        </w:r>
        <w:r w:rsidR="00C01304" w:rsidDel="00411953">
          <w:rPr>
            <w:rFonts w:ascii="Times New Roman" w:hAnsi="Times New Roman" w:cs="Times New Roman"/>
            <w:sz w:val="24"/>
            <w:szCs w:val="24"/>
          </w:rPr>
          <w:delInstrText xml:space="preserve"> ADDIN EN.CITE &lt;EndNote&gt;&lt;Cite&gt;&lt;Author&gt;FRCC&lt;/Author&gt;&lt;Year&gt;2010&lt;/Year&gt;&lt;RecNum&gt;1334&lt;/RecNum&gt;&lt;Prefix&gt;e.g.`, &lt;/Prefix&gt;&lt;DisplayText&gt;(e.g., FRCC 2010)&lt;/DisplayText&gt;&lt;record&gt;&lt;rec-number&gt;1334&lt;/rec-number&gt;&lt;foreign-keys&gt;&lt;key app="EN" db-id="tre00sewcs55d2e0szppfpa0paptvstsvzt9" timestamp="1421454636"&gt;1334&lt;/key&gt;&lt;/foreign-keys&gt;&lt;ref-type name="Report"&gt;27&lt;/ref-type&gt;&lt;contributors&gt;&lt;authors&gt;&lt;author&gt;FRCC&lt;/author&gt;&lt;/authors&gt;&lt;/contributors&gt;&lt;titles&gt;&lt;title&gt;Interagency Fire Regime Condition Class guidebook, version 3.0&lt;/title&gt;&lt;/titles&gt;&lt;pages&gt;126&lt;/pages&gt;&lt;dates&gt;&lt;year&gt;2010&lt;/year&gt;&lt;/dates&gt;&lt;publisher&gt;National Interagency Fuels, Fire, and Technology Transfer&lt;/publisher&gt;&lt;urls&gt;&lt;/urls&gt;&lt;/record&gt;&lt;/Cite&gt;&lt;/EndNote&gt;</w:delInstrText>
        </w:r>
        <w:r w:rsidR="00C01BD2" w:rsidDel="00411953">
          <w:rPr>
            <w:rFonts w:ascii="Times New Roman" w:hAnsi="Times New Roman" w:cs="Times New Roman"/>
            <w:sz w:val="24"/>
            <w:szCs w:val="24"/>
          </w:rPr>
          <w:fldChar w:fldCharType="separate"/>
        </w:r>
        <w:r w:rsidR="00C01304" w:rsidDel="00411953">
          <w:rPr>
            <w:rFonts w:ascii="Times New Roman" w:hAnsi="Times New Roman" w:cs="Times New Roman"/>
            <w:noProof/>
            <w:sz w:val="24"/>
            <w:szCs w:val="24"/>
          </w:rPr>
          <w:delText>(e.g., FRCC 2010)</w:delText>
        </w:r>
        <w:r w:rsidR="00C01BD2" w:rsidDel="00411953">
          <w:rPr>
            <w:rFonts w:ascii="Times New Roman" w:hAnsi="Times New Roman" w:cs="Times New Roman"/>
            <w:sz w:val="24"/>
            <w:szCs w:val="24"/>
          </w:rPr>
          <w:fldChar w:fldCharType="end"/>
        </w:r>
        <w:r w:rsidRPr="00DD0341" w:rsidDel="00411953">
          <w:rPr>
            <w:rFonts w:ascii="Times New Roman" w:hAnsi="Times New Roman" w:cs="Times New Roman"/>
            <w:sz w:val="24"/>
            <w:szCs w:val="24"/>
          </w:rPr>
          <w:delText>.</w:delText>
        </w:r>
      </w:del>
    </w:p>
    <w:p w14:paraId="165B0C9F" w14:textId="325E5B9D" w:rsidR="00DD0341" w:rsidDel="00376010" w:rsidRDefault="00DD0341" w:rsidP="00376010">
      <w:pPr>
        <w:pStyle w:val="NoSpacing"/>
        <w:spacing w:line="480" w:lineRule="auto"/>
        <w:ind w:firstLine="432"/>
        <w:rPr>
          <w:del w:id="83" w:author="Malcolm North" w:date="2016-11-20T12:37:00Z"/>
          <w:rFonts w:ascii="Times New Roman" w:hAnsi="Times New Roman" w:cs="Times New Roman"/>
          <w:sz w:val="24"/>
          <w:szCs w:val="24"/>
        </w:rPr>
      </w:pPr>
      <w:proofErr w:type="spellStart"/>
      <w:r>
        <w:rPr>
          <w:rFonts w:ascii="Times New Roman" w:hAnsi="Times New Roman" w:cs="Times New Roman"/>
          <w:sz w:val="24"/>
          <w:szCs w:val="24"/>
        </w:rPr>
        <w:t>Dendroecological</w:t>
      </w:r>
      <w:proofErr w:type="spellEnd"/>
      <w:r>
        <w:rPr>
          <w:rFonts w:ascii="Times New Roman" w:hAnsi="Times New Roman" w:cs="Times New Roman"/>
          <w:sz w:val="24"/>
          <w:szCs w:val="24"/>
        </w:rPr>
        <w:t xml:space="preserve"> reconstructions have provided </w:t>
      </w:r>
      <w:del w:id="84" w:author="Stephens" w:date="2016-11-17T11:47:00Z">
        <w:r w:rsidDel="00937282">
          <w:rPr>
            <w:rFonts w:ascii="Times New Roman" w:hAnsi="Times New Roman" w:cs="Times New Roman"/>
            <w:sz w:val="24"/>
            <w:szCs w:val="24"/>
          </w:rPr>
          <w:delText xml:space="preserve">a </w:delText>
        </w:r>
      </w:del>
      <w:ins w:id="85" w:author="Stephens" w:date="2016-11-17T11:47:00Z">
        <w:r w:rsidR="00937282">
          <w:rPr>
            <w:rFonts w:ascii="Times New Roman" w:hAnsi="Times New Roman" w:cs="Times New Roman"/>
            <w:sz w:val="24"/>
            <w:szCs w:val="24"/>
          </w:rPr>
          <w:t xml:space="preserve">the </w:t>
        </w:r>
      </w:ins>
      <w:r>
        <w:rPr>
          <w:rFonts w:ascii="Times New Roman" w:hAnsi="Times New Roman" w:cs="Times New Roman"/>
          <w:sz w:val="24"/>
          <w:szCs w:val="24"/>
        </w:rPr>
        <w:t xml:space="preserve">majority of the information from which historical disturbance regimes have been inferred </w:t>
      </w:r>
      <w:commentRangeStart w:id="86"/>
      <w:commentRangeStart w:id="87"/>
      <w:r w:rsidR="00C01BD2">
        <w:rPr>
          <w:rFonts w:ascii="Times New Roman" w:hAnsi="Times New Roman" w:cs="Times New Roman"/>
          <w:sz w:val="24"/>
          <w:szCs w:val="24"/>
        </w:rPr>
        <w:fldChar w:fldCharType="begin">
          <w:fldData xml:space="preserve">PEVuZE5vdGU+PENpdGU+PEF1dGhvcj5Td2V0bmFtPC9BdXRob3I+PFllYXI+MTk5OTwvWWVhcj48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</w:fldData>
        </w:fldChar>
      </w:r>
      <w:r w:rsidR="00021743">
        <w:rPr>
          <w:rFonts w:ascii="Times New Roman" w:hAnsi="Times New Roman" w:cs="Times New Roman"/>
          <w:sz w:val="24"/>
          <w:szCs w:val="24"/>
        </w:rPr>
        <w:instrText xml:space="preserve"> ADDIN EN.CITE </w:instrText>
      </w:r>
      <w:r w:rsidR="00021743">
        <w:rPr>
          <w:rFonts w:ascii="Times New Roman" w:hAnsi="Times New Roman" w:cs="Times New Roman"/>
          <w:sz w:val="24"/>
          <w:szCs w:val="24"/>
        </w:rPr>
        <w:fldChar w:fldCharType="begin">
          <w:fldData xml:space="preserve">PEVuZE5vdGU+PENpdGU+PEF1dGhvcj5Td2V0bmFtPC9BdXRob3I+PFllYXI+MTk5OTwvWWVhcj48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</w:fldData>
        </w:fldChar>
      </w:r>
      <w:r w:rsidR="00021743">
        <w:rPr>
          <w:rFonts w:ascii="Times New Roman" w:hAnsi="Times New Roman" w:cs="Times New Roman"/>
          <w:sz w:val="24"/>
          <w:szCs w:val="24"/>
        </w:rPr>
        <w:instrText xml:space="preserve"> ADDIN EN.CITE.DATA </w:instrText>
      </w:r>
      <w:r w:rsidR="00021743">
        <w:rPr>
          <w:rFonts w:ascii="Times New Roman" w:hAnsi="Times New Roman" w:cs="Times New Roman"/>
          <w:sz w:val="24"/>
          <w:szCs w:val="24"/>
        </w:rPr>
      </w:r>
      <w:r w:rsidR="00021743">
        <w:rPr>
          <w:rFonts w:ascii="Times New Roman" w:hAnsi="Times New Roman" w:cs="Times New Roman"/>
          <w:sz w:val="24"/>
          <w:szCs w:val="24"/>
        </w:rPr>
        <w:fldChar w:fldCharType="end"/>
      </w:r>
      <w:r w:rsidR="00C01BD2">
        <w:rPr>
          <w:rFonts w:ascii="Times New Roman" w:hAnsi="Times New Roman" w:cs="Times New Roman"/>
          <w:sz w:val="24"/>
          <w:szCs w:val="24"/>
        </w:rPr>
      </w:r>
      <w:r w:rsidR="00C01BD2">
        <w:rPr>
          <w:rFonts w:ascii="Times New Roman" w:hAnsi="Times New Roman" w:cs="Times New Roman"/>
          <w:sz w:val="24"/>
          <w:szCs w:val="24"/>
        </w:rPr>
        <w:fldChar w:fldCharType="separate"/>
      </w:r>
      <w:r w:rsidR="00021743">
        <w:rPr>
          <w:rFonts w:ascii="Times New Roman" w:hAnsi="Times New Roman" w:cs="Times New Roman"/>
          <w:noProof/>
          <w:sz w:val="24"/>
          <w:szCs w:val="24"/>
        </w:rPr>
        <w:t>(Fulé et al. 1997, Swetnam et al. 1999, Taylor 2004)</w:t>
      </w:r>
      <w:r w:rsidR="00C01BD2">
        <w:rPr>
          <w:rFonts w:ascii="Times New Roman" w:hAnsi="Times New Roman" w:cs="Times New Roman"/>
          <w:sz w:val="24"/>
          <w:szCs w:val="24"/>
        </w:rPr>
        <w:fldChar w:fldCharType="end"/>
      </w:r>
      <w:commentRangeEnd w:id="86"/>
      <w:r w:rsidR="00376010">
        <w:rPr>
          <w:rStyle w:val="CommentReference"/>
        </w:rPr>
        <w:commentReference w:id="86"/>
      </w:r>
      <w:r w:rsidR="005B59A2">
        <w:rPr>
          <w:rFonts w:ascii="Times New Roman" w:hAnsi="Times New Roman" w:cs="Times New Roman"/>
          <w:sz w:val="24"/>
          <w:szCs w:val="24"/>
        </w:rPr>
        <w:t>.</w:t>
      </w:r>
      <w:commentRangeEnd w:id="87"/>
      <w:r w:rsidR="006250B8">
        <w:rPr>
          <w:rStyle w:val="CommentReference"/>
        </w:rPr>
        <w:commentReference w:id="87"/>
      </w:r>
      <w:r w:rsidR="005B59A2" w:rsidRPr="005B59A2">
        <w:t xml:space="preserve"> </w:t>
      </w:r>
      <w:ins w:id="88" w:author="Malcolm North" w:date="2016-11-20T12:37:00Z">
        <w:r w:rsidR="00376010">
          <w:t xml:space="preserve">  </w:t>
        </w:r>
        <w:r w:rsidR="00376010" w:rsidRPr="00376010">
          <w:rPr>
            <w:rFonts w:ascii="Times New Roman" w:hAnsi="Times New Roman" w:cs="Times New Roman"/>
            <w:sz w:val="24"/>
            <w:szCs w:val="24"/>
          </w:rPr>
          <w:t>These</w:t>
        </w:r>
        <w:r w:rsidR="00376010">
          <w:t xml:space="preserve"> </w:t>
        </w:r>
      </w:ins>
      <w:del w:id="89" w:author="Malcolm North" w:date="2016-11-20T12:37:00Z">
        <w:r w:rsidR="005B59A2" w:rsidRPr="005B59A2" w:rsidDel="00376010">
          <w:rPr>
            <w:rFonts w:ascii="Times New Roman" w:hAnsi="Times New Roman" w:cs="Times New Roman"/>
            <w:sz w:val="24"/>
            <w:szCs w:val="24"/>
          </w:rPr>
          <w:delText>T</w:delText>
        </w:r>
        <w:r w:rsidR="005B59A2" w:rsidDel="00376010">
          <w:rPr>
            <w:rFonts w:ascii="Times New Roman" w:hAnsi="Times New Roman" w:cs="Times New Roman"/>
            <w:sz w:val="24"/>
            <w:szCs w:val="24"/>
          </w:rPr>
          <w:delText xml:space="preserve">here are two predominant </w:delText>
        </w:r>
        <w:r w:rsidR="00EE7279" w:rsidDel="00376010">
          <w:rPr>
            <w:rFonts w:ascii="Times New Roman" w:hAnsi="Times New Roman" w:cs="Times New Roman"/>
            <w:sz w:val="24"/>
            <w:szCs w:val="24"/>
          </w:rPr>
          <w:delText>phenomena</w:delText>
        </w:r>
        <w:r w:rsidR="005B59A2" w:rsidRPr="005B59A2" w:rsidDel="00376010">
          <w:rPr>
            <w:rFonts w:ascii="Times New Roman" w:hAnsi="Times New Roman" w:cs="Times New Roman"/>
            <w:sz w:val="24"/>
            <w:szCs w:val="24"/>
          </w:rPr>
          <w:delText xml:space="preserve"> by which past</w:delText>
        </w:r>
        <w:r w:rsidR="005B59A2" w:rsidDel="00376010">
          <w:rPr>
            <w:rFonts w:ascii="Times New Roman" w:hAnsi="Times New Roman" w:cs="Times New Roman"/>
            <w:sz w:val="24"/>
            <w:szCs w:val="24"/>
          </w:rPr>
          <w:delText xml:space="preserve"> disturbance events</w:delText>
        </w:r>
        <w:r w:rsidR="005B59A2" w:rsidRPr="005B59A2" w:rsidDel="00376010">
          <w:rPr>
            <w:rFonts w:ascii="Times New Roman" w:hAnsi="Times New Roman" w:cs="Times New Roman"/>
            <w:sz w:val="24"/>
            <w:szCs w:val="24"/>
          </w:rPr>
          <w:delText xml:space="preserve"> can be inferred fr</w:delText>
        </w:r>
        <w:r w:rsidR="005B59A2" w:rsidDel="00376010">
          <w:rPr>
            <w:rFonts w:ascii="Times New Roman" w:hAnsi="Times New Roman" w:cs="Times New Roman"/>
            <w:sz w:val="24"/>
            <w:szCs w:val="24"/>
          </w:rPr>
          <w:delText>om tree rings, through direct, non-lethal cambial injury recorded in tree ring series (e.g., fire scars) and through the formation of distinct post-disturbance</w:delText>
        </w:r>
      </w:del>
      <w:ins w:id="90" w:author="Stephens" w:date="2016-11-17T11:48:00Z">
        <w:del w:id="91" w:author="Malcolm North" w:date="2016-11-20T12:37:00Z">
          <w:r w:rsidR="00937282" w:rsidDel="00376010">
            <w:rPr>
              <w:rFonts w:ascii="Times New Roman" w:hAnsi="Times New Roman" w:cs="Times New Roman"/>
              <w:sz w:val="24"/>
              <w:szCs w:val="24"/>
            </w:rPr>
            <w:delText xml:space="preserve"> tree</w:delText>
          </w:r>
        </w:del>
      </w:ins>
      <w:del w:id="92" w:author="Malcolm North" w:date="2016-11-20T12:37:00Z">
        <w:r w:rsidR="005B59A2" w:rsidDel="00376010">
          <w:rPr>
            <w:rFonts w:ascii="Times New Roman" w:hAnsi="Times New Roman" w:cs="Times New Roman"/>
            <w:sz w:val="24"/>
            <w:szCs w:val="24"/>
          </w:rPr>
          <w:delText xml:space="preserve"> cohorts</w:delText>
        </w:r>
        <w:r w:rsidR="005B59A2" w:rsidRPr="005B59A2" w:rsidDel="00376010">
          <w:rPr>
            <w:rFonts w:ascii="Times New Roman" w:hAnsi="Times New Roman" w:cs="Times New Roman"/>
            <w:sz w:val="24"/>
            <w:szCs w:val="24"/>
          </w:rPr>
          <w:delText>.</w:delText>
        </w:r>
        <w:r w:rsidR="00EE7279" w:rsidDel="00376010">
          <w:rPr>
            <w:rFonts w:ascii="Times New Roman" w:hAnsi="Times New Roman" w:cs="Times New Roman"/>
            <w:sz w:val="24"/>
            <w:szCs w:val="24"/>
          </w:rPr>
          <w:delText xml:space="preserve"> </w:delText>
        </w:r>
        <w:r w:rsidR="00EE7279" w:rsidRPr="00EE7279" w:rsidDel="00376010">
          <w:rPr>
            <w:rFonts w:ascii="Times New Roman" w:hAnsi="Times New Roman" w:cs="Times New Roman"/>
            <w:sz w:val="24"/>
            <w:szCs w:val="24"/>
          </w:rPr>
          <w:delText xml:space="preserve">Conventionally, fire scar-based reconstructions were used in forest types historically associated </w:delText>
        </w:r>
        <w:r w:rsidR="00EE7279" w:rsidRPr="00EE7279" w:rsidDel="00376010">
          <w:rPr>
            <w:rFonts w:ascii="Times New Roman" w:hAnsi="Times New Roman" w:cs="Times New Roman"/>
            <w:sz w:val="24"/>
            <w:szCs w:val="24"/>
          </w:rPr>
          <w:lastRenderedPageBreak/>
          <w:delText>with low</w:delText>
        </w:r>
        <w:r w:rsidR="00EA454A" w:rsidDel="00376010">
          <w:rPr>
            <w:rFonts w:ascii="Times New Roman" w:hAnsi="Times New Roman" w:cs="Times New Roman"/>
            <w:sz w:val="24"/>
            <w:szCs w:val="24"/>
          </w:rPr>
          <w:delText>-</w:delText>
        </w:r>
        <w:r w:rsidR="00EE7279" w:rsidRPr="00EE7279" w:rsidDel="00376010">
          <w:rPr>
            <w:rFonts w:ascii="Times New Roman" w:hAnsi="Times New Roman" w:cs="Times New Roman"/>
            <w:sz w:val="24"/>
            <w:szCs w:val="24"/>
          </w:rPr>
          <w:delText xml:space="preserve"> to moderate</w:delText>
        </w:r>
        <w:r w:rsidR="00EA454A" w:rsidDel="00376010">
          <w:rPr>
            <w:rFonts w:ascii="Times New Roman" w:hAnsi="Times New Roman" w:cs="Times New Roman"/>
            <w:sz w:val="24"/>
            <w:szCs w:val="24"/>
          </w:rPr>
          <w:delText>-</w:delText>
        </w:r>
        <w:r w:rsidR="00EE7279" w:rsidRPr="00EE7279" w:rsidDel="00376010">
          <w:rPr>
            <w:rFonts w:ascii="Times New Roman" w:hAnsi="Times New Roman" w:cs="Times New Roman"/>
            <w:sz w:val="24"/>
            <w:szCs w:val="24"/>
          </w:rPr>
          <w:delText>intensity surface fires</w:delText>
        </w:r>
      </w:del>
      <w:del w:id="93" w:author="Malcolm North" w:date="2016-11-17T17:34:00Z">
        <w:r w:rsidR="00EE7279" w:rsidRPr="00EE7279" w:rsidDel="00EE27D8">
          <w:rPr>
            <w:rFonts w:ascii="Times New Roman" w:hAnsi="Times New Roman" w:cs="Times New Roman"/>
            <w:sz w:val="24"/>
            <w:szCs w:val="24"/>
          </w:rPr>
          <w:delText xml:space="preserve"> </w:delText>
        </w:r>
      </w:del>
      <w:del w:id="94" w:author="Malcolm North" w:date="2016-11-20T12:37:00Z">
        <w:r w:rsidR="00EE7279" w:rsidRPr="00EE7279" w:rsidDel="00376010">
          <w:rPr>
            <w:rFonts w:ascii="Times New Roman" w:hAnsi="Times New Roman" w:cs="Times New Roman"/>
            <w:sz w:val="24"/>
            <w:szCs w:val="24"/>
          </w:rPr>
          <w:delText>, while stand age reconstructions were used in forest types associated with high</w:delText>
        </w:r>
      </w:del>
      <w:del w:id="95" w:author="Malcolm North" w:date="2016-11-17T15:39:00Z">
        <w:r w:rsidR="00EE7279" w:rsidRPr="00EE7279" w:rsidDel="00133CEB">
          <w:rPr>
            <w:rFonts w:ascii="Times New Roman" w:hAnsi="Times New Roman" w:cs="Times New Roman"/>
            <w:sz w:val="24"/>
            <w:szCs w:val="24"/>
          </w:rPr>
          <w:delText xml:space="preserve"> </w:delText>
        </w:r>
      </w:del>
      <w:del w:id="96" w:author="Malcolm North" w:date="2016-11-20T12:37:00Z">
        <w:r w:rsidR="00EE7279" w:rsidRPr="00EE7279" w:rsidDel="00376010">
          <w:rPr>
            <w:rFonts w:ascii="Times New Roman" w:hAnsi="Times New Roman" w:cs="Times New Roman"/>
            <w:sz w:val="24"/>
            <w:szCs w:val="24"/>
          </w:rPr>
          <w:delText xml:space="preserve">intensity, crown fires </w:delText>
        </w:r>
        <w:r w:rsidR="00EE7279" w:rsidDel="00376010">
          <w:rPr>
            <w:rFonts w:ascii="Times New Roman" w:hAnsi="Times New Roman" w:cs="Times New Roman"/>
            <w:sz w:val="24"/>
            <w:szCs w:val="24"/>
          </w:rPr>
          <w:fldChar w:fldCharType="begin"/>
        </w:r>
        <w:r w:rsidR="00021743" w:rsidDel="00376010">
          <w:rPr>
            <w:rFonts w:ascii="Times New Roman" w:hAnsi="Times New Roman" w:cs="Times New Roman"/>
            <w:sz w:val="24"/>
            <w:szCs w:val="24"/>
          </w:rPr>
          <w:delInstrText xml:space="preserve"> ADDIN EN.CITE &lt;EndNote&gt;&lt;Cite&gt;&lt;Author&gt;Romme&lt;/Author&gt;&lt;Year&gt;1982&lt;/Year&gt;&lt;RecNum&gt;917&lt;/RecNum&gt;&lt;DisplayText&gt;(Romme 1982)&lt;/DisplayText&gt;&lt;record&gt;&lt;rec-number&gt;917&lt;/rec-number&gt;&lt;foreign-keys&gt;&lt;key app="EN" db-id="tre00sewcs55d2e0szppfpa0paptvstsvzt9" timestamp="0"&gt;917&lt;/key&gt;&lt;/foreign-keys&gt;&lt;ref-type name="Journal Article"&gt;17&lt;/ref-type&gt;&lt;contributors&gt;&lt;authors&gt;&lt;author&gt;Romme, W. H.&lt;/author&gt;&lt;/authors&gt;&lt;/contributors&gt;&lt;titles&gt;&lt;title&gt;Fire and landscape diversity in subalpine forests of Yellowstone National Park&lt;/title&gt;&lt;secondary-title&gt;Ecological Monographs&lt;/secondary-title&gt;&lt;alt-title&gt;Ecol. Monogr.&lt;/alt-title&gt;&lt;short-title&gt;paper/digital&lt;/short-title&gt;&lt;/titles&gt;&lt;periodical&gt;&lt;full-title&gt;Ecological Monographs&lt;/full-title&gt;&lt;abbr-1&gt;Ecol. Monogr.&lt;/abbr-1&gt;&lt;/periodical&gt;&lt;alt-periodical&gt;&lt;full-title&gt;Ecological Monographs&lt;/full-title&gt;&lt;abbr-1&gt;Ecol. Monogr.&lt;/abbr-1&gt;&lt;/alt-periodical&gt;&lt;pages&gt;199-221&lt;/pages&gt;&lt;volume&gt;52&lt;/volume&gt;&lt;number&gt;2&lt;/number&gt;&lt;dates&gt;&lt;year&gt;1982&lt;/year&gt;&lt;/dates&gt;&lt;accession-num&gt;ISI:A1982NR05600005&lt;/accession-num&gt;&lt;urls&gt;&lt;related-urls&gt;&lt;url&gt;&amp;lt;Go to ISI&amp;gt;://A1982NR05600005&lt;/url&gt;&lt;/related-urls&gt;&lt;/urls&gt;&lt;/record&gt;&lt;/Cite&gt;&lt;/EndNote&gt;</w:delInstrText>
        </w:r>
        <w:r w:rsidR="00EE7279" w:rsidDel="00376010">
          <w:rPr>
            <w:rFonts w:ascii="Times New Roman" w:hAnsi="Times New Roman" w:cs="Times New Roman"/>
            <w:sz w:val="24"/>
            <w:szCs w:val="24"/>
          </w:rPr>
          <w:fldChar w:fldCharType="separate"/>
        </w:r>
        <w:r w:rsidR="00021743" w:rsidDel="00376010">
          <w:rPr>
            <w:rFonts w:ascii="Times New Roman" w:hAnsi="Times New Roman" w:cs="Times New Roman"/>
            <w:noProof/>
            <w:sz w:val="24"/>
            <w:szCs w:val="24"/>
          </w:rPr>
          <w:delText>(Romme 1982)</w:delText>
        </w:r>
        <w:r w:rsidR="00EE7279" w:rsidDel="00376010">
          <w:rPr>
            <w:rFonts w:ascii="Times New Roman" w:hAnsi="Times New Roman" w:cs="Times New Roman"/>
            <w:sz w:val="24"/>
            <w:szCs w:val="24"/>
          </w:rPr>
          <w:fldChar w:fldCharType="end"/>
        </w:r>
        <w:r w:rsidR="00AE3EF5" w:rsidDel="00376010">
          <w:rPr>
            <w:rFonts w:ascii="Times New Roman" w:hAnsi="Times New Roman" w:cs="Times New Roman"/>
            <w:sz w:val="24"/>
            <w:szCs w:val="24"/>
          </w:rPr>
          <w:delText>. M</w:delText>
        </w:r>
        <w:r w:rsidR="00EE7279" w:rsidRPr="00EE7279" w:rsidDel="00376010">
          <w:rPr>
            <w:rFonts w:ascii="Times New Roman" w:hAnsi="Times New Roman" w:cs="Times New Roman"/>
            <w:sz w:val="24"/>
            <w:szCs w:val="24"/>
          </w:rPr>
          <w:delText>ore recent studies, primarily from the former forest types, have coupled fire scar collections with extensive tree age structure sampling</w:delText>
        </w:r>
        <w:r w:rsidR="00EE7279" w:rsidDel="00376010">
          <w:rPr>
            <w:rFonts w:ascii="Times New Roman" w:hAnsi="Times New Roman" w:cs="Times New Roman"/>
            <w:sz w:val="24"/>
            <w:szCs w:val="24"/>
          </w:rPr>
          <w:delText xml:space="preserve"> </w:delText>
        </w:r>
        <w:r w:rsidR="00EE7279" w:rsidDel="00376010">
          <w:rPr>
            <w:rFonts w:ascii="Times New Roman" w:hAnsi="Times New Roman" w:cs="Times New Roman"/>
            <w:sz w:val="24"/>
            <w:szCs w:val="24"/>
          </w:rPr>
          <w:fldChar w:fldCharType="begin">
            <w:fldData xml:space="preserve">PEVuZE5vdGU+PENpdGU+PEF1dGhvcj5Ccm93bjwvQXV0aG9yPjxZZWFyPjIwMDg8L1llYXI+PFJl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</w:fldData>
          </w:fldChar>
        </w:r>
        <w:r w:rsidR="00021743" w:rsidDel="00376010">
          <w:rPr>
            <w:rFonts w:ascii="Times New Roman" w:hAnsi="Times New Roman" w:cs="Times New Roman"/>
            <w:sz w:val="24"/>
            <w:szCs w:val="24"/>
          </w:rPr>
          <w:delInstrText xml:space="preserve"> ADDIN EN.CITE </w:delInstrText>
        </w:r>
        <w:r w:rsidR="00021743" w:rsidDel="00376010">
          <w:rPr>
            <w:rFonts w:ascii="Times New Roman" w:hAnsi="Times New Roman" w:cs="Times New Roman"/>
            <w:sz w:val="24"/>
            <w:szCs w:val="24"/>
          </w:rPr>
          <w:fldChar w:fldCharType="begin">
            <w:fldData xml:space="preserve">PEVuZE5vdGU+PENpdGU+PEF1dGhvcj5Ccm93bjwvQXV0aG9yPjxZZWFyPjIwMDg8L1llYXI+PFJl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</w:fldData>
          </w:fldChar>
        </w:r>
        <w:r w:rsidR="00021743" w:rsidDel="00376010">
          <w:rPr>
            <w:rFonts w:ascii="Times New Roman" w:hAnsi="Times New Roman" w:cs="Times New Roman"/>
            <w:sz w:val="24"/>
            <w:szCs w:val="24"/>
          </w:rPr>
          <w:delInstrText xml:space="preserve"> ADDIN EN.CITE.DATA </w:delInstrText>
        </w:r>
        <w:r w:rsidR="00021743" w:rsidDel="00376010">
          <w:rPr>
            <w:rFonts w:ascii="Times New Roman" w:hAnsi="Times New Roman" w:cs="Times New Roman"/>
            <w:sz w:val="24"/>
            <w:szCs w:val="24"/>
          </w:rPr>
        </w:r>
        <w:r w:rsidR="00021743" w:rsidDel="00376010">
          <w:rPr>
            <w:rFonts w:ascii="Times New Roman" w:hAnsi="Times New Roman" w:cs="Times New Roman"/>
            <w:sz w:val="24"/>
            <w:szCs w:val="24"/>
          </w:rPr>
          <w:fldChar w:fldCharType="end"/>
        </w:r>
        <w:r w:rsidR="00EE7279" w:rsidDel="00376010">
          <w:rPr>
            <w:rFonts w:ascii="Times New Roman" w:hAnsi="Times New Roman" w:cs="Times New Roman"/>
            <w:sz w:val="24"/>
            <w:szCs w:val="24"/>
          </w:rPr>
        </w:r>
        <w:r w:rsidR="00EE7279" w:rsidDel="00376010">
          <w:rPr>
            <w:rFonts w:ascii="Times New Roman" w:hAnsi="Times New Roman" w:cs="Times New Roman"/>
            <w:sz w:val="24"/>
            <w:szCs w:val="24"/>
          </w:rPr>
          <w:fldChar w:fldCharType="separate"/>
        </w:r>
        <w:r w:rsidR="00021743" w:rsidDel="00376010">
          <w:rPr>
            <w:rFonts w:ascii="Times New Roman" w:hAnsi="Times New Roman" w:cs="Times New Roman"/>
            <w:noProof/>
            <w:sz w:val="24"/>
            <w:szCs w:val="24"/>
          </w:rPr>
          <w:delText>(Beaty and Taylor 2007, Brown et al. 2008</w:delText>
        </w:r>
      </w:del>
      <w:ins w:id="97" w:author="Miller, Jay D -FS" w:date="2016-11-08T09:08:00Z">
        <w:del w:id="98" w:author="Malcolm North" w:date="2016-11-20T12:37:00Z">
          <w:r w:rsidR="00980E8C" w:rsidDel="00376010">
            <w:rPr>
              <w:rFonts w:ascii="Times New Roman" w:hAnsi="Times New Roman" w:cs="Times New Roman"/>
              <w:noProof/>
              <w:sz w:val="24"/>
              <w:szCs w:val="24"/>
            </w:rPr>
            <w:delText>, O'Connor et al. 2014</w:delText>
          </w:r>
        </w:del>
      </w:ins>
      <w:del w:id="99" w:author="Malcolm North" w:date="2016-11-20T12:37:00Z">
        <w:r w:rsidR="00021743" w:rsidDel="00376010">
          <w:rPr>
            <w:rFonts w:ascii="Times New Roman" w:hAnsi="Times New Roman" w:cs="Times New Roman"/>
            <w:noProof/>
            <w:sz w:val="24"/>
            <w:szCs w:val="24"/>
          </w:rPr>
          <w:delText>)</w:delText>
        </w:r>
        <w:r w:rsidR="00EE7279" w:rsidDel="00376010">
          <w:rPr>
            <w:rFonts w:ascii="Times New Roman" w:hAnsi="Times New Roman" w:cs="Times New Roman"/>
            <w:sz w:val="24"/>
            <w:szCs w:val="24"/>
          </w:rPr>
          <w:fldChar w:fldCharType="end"/>
        </w:r>
        <w:r w:rsidR="00EE7279" w:rsidRPr="00EE7279" w:rsidDel="00376010">
          <w:rPr>
            <w:rFonts w:ascii="Times New Roman" w:hAnsi="Times New Roman" w:cs="Times New Roman"/>
            <w:sz w:val="24"/>
            <w:szCs w:val="24"/>
          </w:rPr>
          <w:delText xml:space="preserve">. </w:delText>
        </w:r>
        <w:r w:rsidR="00EE7279" w:rsidDel="00376010">
          <w:rPr>
            <w:rFonts w:ascii="Times New Roman" w:hAnsi="Times New Roman" w:cs="Times New Roman"/>
            <w:sz w:val="24"/>
            <w:szCs w:val="24"/>
          </w:rPr>
          <w:delText>T</w:delText>
        </w:r>
        <w:r w:rsidR="00EE7279" w:rsidRPr="00EE7279" w:rsidDel="00376010">
          <w:rPr>
            <w:rFonts w:ascii="Times New Roman" w:hAnsi="Times New Roman" w:cs="Times New Roman"/>
            <w:sz w:val="24"/>
            <w:szCs w:val="24"/>
          </w:rPr>
          <w:delText xml:space="preserve">hese studies have allowed for the indirect inference </w:delText>
        </w:r>
      </w:del>
      <w:del w:id="100" w:author="Malcolm North" w:date="2016-11-17T15:39:00Z">
        <w:r w:rsidR="00EE7279" w:rsidRPr="00EE7279" w:rsidDel="00133CEB">
          <w:rPr>
            <w:rFonts w:ascii="Times New Roman" w:hAnsi="Times New Roman" w:cs="Times New Roman"/>
            <w:sz w:val="24"/>
            <w:szCs w:val="24"/>
          </w:rPr>
          <w:delText>to</w:delText>
        </w:r>
      </w:del>
      <w:del w:id="101" w:author="Malcolm North" w:date="2016-11-20T12:37:00Z">
        <w:r w:rsidR="00EE7279" w:rsidRPr="00EE7279" w:rsidDel="00376010">
          <w:rPr>
            <w:rFonts w:ascii="Times New Roman" w:hAnsi="Times New Roman" w:cs="Times New Roman"/>
            <w:sz w:val="24"/>
            <w:szCs w:val="24"/>
          </w:rPr>
          <w:delText xml:space="preserve"> fire severity through identification of post-fire cohorts. </w:delText>
        </w:r>
        <w:r w:rsidR="00EE7279" w:rsidDel="00376010">
          <w:rPr>
            <w:rFonts w:ascii="Times New Roman" w:hAnsi="Times New Roman" w:cs="Times New Roman"/>
            <w:sz w:val="24"/>
            <w:szCs w:val="24"/>
          </w:rPr>
          <w:delText>However, many</w:delText>
        </w:r>
        <w:r w:rsidR="00EE7279" w:rsidRPr="00EE7279" w:rsidDel="00376010">
          <w:rPr>
            <w:rFonts w:ascii="Times New Roman" w:hAnsi="Times New Roman" w:cs="Times New Roman"/>
            <w:sz w:val="24"/>
            <w:szCs w:val="24"/>
          </w:rPr>
          <w:delText xml:space="preserve"> dry conifer forests have several age classes within a single stand, which make identification of distin</w:delText>
        </w:r>
        <w:r w:rsidR="00021743" w:rsidDel="00376010">
          <w:rPr>
            <w:rFonts w:ascii="Times New Roman" w:hAnsi="Times New Roman" w:cs="Times New Roman"/>
            <w:sz w:val="24"/>
            <w:szCs w:val="24"/>
          </w:rPr>
          <w:delText>ct post-fire cohorts difficult</w:delText>
        </w:r>
        <w:r w:rsidR="00813794" w:rsidDel="00376010">
          <w:rPr>
            <w:rFonts w:ascii="Times New Roman" w:hAnsi="Times New Roman" w:cs="Times New Roman"/>
            <w:sz w:val="24"/>
            <w:szCs w:val="24"/>
          </w:rPr>
          <w:delText xml:space="preserve"> (Stevens et al. 2016)</w:delText>
        </w:r>
        <w:r w:rsidR="00021743" w:rsidDel="00376010">
          <w:rPr>
            <w:rFonts w:ascii="Times New Roman" w:hAnsi="Times New Roman" w:cs="Times New Roman"/>
            <w:sz w:val="24"/>
            <w:szCs w:val="24"/>
          </w:rPr>
          <w:delText>.</w:delText>
        </w:r>
      </w:del>
    </w:p>
    <w:p w14:paraId="1BC637F5" w14:textId="7C9818E5" w:rsidR="0013274A" w:rsidRDefault="00B173DA" w:rsidP="00376010">
      <w:pPr>
        <w:pStyle w:val="NoSpacing"/>
        <w:spacing w:line="480" w:lineRule="auto"/>
        <w:ind w:firstLine="432"/>
        <w:rPr>
          <w:rFonts w:ascii="Times New Roman" w:hAnsi="Times New Roman" w:cs="Times New Roman"/>
          <w:sz w:val="24"/>
          <w:szCs w:val="24"/>
        </w:rPr>
      </w:pPr>
      <w:del w:id="102" w:author="Malcolm North" w:date="2016-11-20T12:37:00Z">
        <w:r w:rsidDel="00376010">
          <w:rPr>
            <w:rFonts w:ascii="Times New Roman" w:hAnsi="Times New Roman" w:cs="Times New Roman"/>
            <w:sz w:val="24"/>
            <w:szCs w:val="24"/>
          </w:rPr>
          <w:delText>Den</w:delText>
        </w:r>
        <w:r w:rsidR="00EE7279" w:rsidDel="00376010">
          <w:rPr>
            <w:rFonts w:ascii="Times New Roman" w:hAnsi="Times New Roman" w:cs="Times New Roman"/>
            <w:sz w:val="24"/>
            <w:szCs w:val="24"/>
          </w:rPr>
          <w:delText>dro</w:delText>
        </w:r>
        <w:r w:rsidDel="00376010">
          <w:rPr>
            <w:rFonts w:ascii="Times New Roman" w:hAnsi="Times New Roman" w:cs="Times New Roman"/>
            <w:sz w:val="24"/>
            <w:szCs w:val="24"/>
          </w:rPr>
          <w:delText>ecolo</w:delText>
        </w:r>
        <w:r w:rsidR="00431F10" w:rsidDel="00376010">
          <w:rPr>
            <w:rFonts w:ascii="Times New Roman" w:hAnsi="Times New Roman" w:cs="Times New Roman"/>
            <w:sz w:val="24"/>
            <w:szCs w:val="24"/>
          </w:rPr>
          <w:delText>gi</w:delText>
        </w:r>
        <w:r w:rsidDel="00376010">
          <w:rPr>
            <w:rFonts w:ascii="Times New Roman" w:hAnsi="Times New Roman" w:cs="Times New Roman"/>
            <w:sz w:val="24"/>
            <w:szCs w:val="24"/>
          </w:rPr>
          <w:delText>cal</w:delText>
        </w:r>
        <w:r w:rsidR="00EE7279" w:rsidDel="00376010">
          <w:rPr>
            <w:rFonts w:ascii="Times New Roman" w:hAnsi="Times New Roman" w:cs="Times New Roman"/>
            <w:sz w:val="24"/>
            <w:szCs w:val="24"/>
          </w:rPr>
          <w:delText xml:space="preserve"> </w:delText>
        </w:r>
      </w:del>
      <w:proofErr w:type="gramStart"/>
      <w:r w:rsidR="00EE7279">
        <w:rPr>
          <w:rFonts w:ascii="Times New Roman" w:hAnsi="Times New Roman" w:cs="Times New Roman"/>
          <w:sz w:val="24"/>
          <w:szCs w:val="24"/>
        </w:rPr>
        <w:t>studies</w:t>
      </w:r>
      <w:proofErr w:type="gramEnd"/>
      <w:r w:rsidR="00EE7279">
        <w:rPr>
          <w:rFonts w:ascii="Times New Roman" w:hAnsi="Times New Roman" w:cs="Times New Roman"/>
          <w:sz w:val="24"/>
          <w:szCs w:val="24"/>
        </w:rPr>
        <w:t xml:space="preserve"> do </w:t>
      </w:r>
      <w:r>
        <w:rPr>
          <w:rFonts w:ascii="Times New Roman" w:hAnsi="Times New Roman" w:cs="Times New Roman"/>
          <w:sz w:val="24"/>
          <w:szCs w:val="24"/>
        </w:rPr>
        <w:t>well at characterizing the two extremes of historical fire regimes in forests</w:t>
      </w:r>
      <w:ins w:id="103" w:author="Peter M. Brown" w:date="2016-11-22T11:43:00Z">
        <w:r w:rsidR="006250B8">
          <w:rPr>
            <w:rFonts w:ascii="Times New Roman" w:hAnsi="Times New Roman" w:cs="Times New Roman"/>
            <w:sz w:val="24"/>
            <w:szCs w:val="24"/>
          </w:rPr>
          <w:t>:</w:t>
        </w:r>
      </w:ins>
      <w:del w:id="104" w:author="Peter M. Brown" w:date="2016-11-22T11:43:00Z">
        <w:r w:rsidDel="006250B8">
          <w:rPr>
            <w:rFonts w:ascii="Times New Roman" w:hAnsi="Times New Roman" w:cs="Times New Roman"/>
            <w:sz w:val="24"/>
            <w:szCs w:val="24"/>
          </w:rPr>
          <w:delText>, i.e.,</w:delText>
        </w:r>
      </w:del>
      <w:r>
        <w:rPr>
          <w:rFonts w:ascii="Times New Roman" w:hAnsi="Times New Roman" w:cs="Times New Roman"/>
          <w:sz w:val="24"/>
          <w:szCs w:val="24"/>
        </w:rPr>
        <w:t xml:space="preserve"> frequent, </w:t>
      </w:r>
      <w:ins w:id="105" w:author="Peter M. Brown" w:date="2016-11-22T11:43:00Z">
        <w:r w:rsidR="006250B8">
          <w:rPr>
            <w:rFonts w:ascii="Times New Roman" w:hAnsi="Times New Roman" w:cs="Times New Roman"/>
            <w:sz w:val="24"/>
            <w:szCs w:val="24"/>
          </w:rPr>
          <w:t xml:space="preserve">generally </w:t>
        </w:r>
      </w:ins>
      <w:proofErr w:type="spellStart"/>
      <w:r>
        <w:rPr>
          <w:rFonts w:ascii="Times New Roman" w:hAnsi="Times New Roman" w:cs="Times New Roman"/>
          <w:sz w:val="24"/>
          <w:szCs w:val="24"/>
        </w:rPr>
        <w:t>low</w:t>
      </w:r>
      <w:del w:id="106" w:author="Peter M. Brown" w:date="2016-11-22T11:42:00Z">
        <w:r w:rsidDel="006250B8">
          <w:rPr>
            <w:rFonts w:ascii="Times New Roman" w:hAnsi="Times New Roman" w:cs="Times New Roman"/>
            <w:sz w:val="24"/>
            <w:szCs w:val="24"/>
          </w:rPr>
          <w:delText>-</w:delText>
        </w:r>
      </w:del>
      <w:ins w:id="107" w:author="Peter M. Brown" w:date="2016-11-22T11:42:00Z">
        <w:r w:rsidR="006250B8">
          <w:rPr>
            <w:rFonts w:ascii="Times New Roman" w:hAnsi="Times New Roman" w:cs="Times New Roman"/>
            <w:sz w:val="24"/>
            <w:szCs w:val="24"/>
          </w:rPr>
          <w:t>to</w:t>
        </w:r>
        <w:proofErr w:type="spellEnd"/>
        <w:r w:rsidR="006250B8">
          <w:rPr>
            <w:rFonts w:ascii="Times New Roman" w:hAnsi="Times New Roman" w:cs="Times New Roman"/>
            <w:sz w:val="24"/>
            <w:szCs w:val="24"/>
          </w:rPr>
          <w:t xml:space="preserve"> </w:t>
        </w:r>
      </w:ins>
      <w:ins w:id="108" w:author="Stephens" w:date="2016-11-17T11:48:00Z">
        <w:r w:rsidR="00937282">
          <w:rPr>
            <w:rFonts w:ascii="Times New Roman" w:hAnsi="Times New Roman" w:cs="Times New Roman"/>
            <w:sz w:val="24"/>
            <w:szCs w:val="24"/>
          </w:rPr>
          <w:t xml:space="preserve">moderate </w:t>
        </w:r>
      </w:ins>
      <w:r>
        <w:rPr>
          <w:rFonts w:ascii="Times New Roman" w:hAnsi="Times New Roman" w:cs="Times New Roman"/>
          <w:sz w:val="24"/>
          <w:szCs w:val="24"/>
        </w:rPr>
        <w:t>intensity</w:t>
      </w:r>
      <w:del w:id="109" w:author="Peter M. Brown" w:date="2016-11-22T11:43:00Z">
        <w:r w:rsidDel="006250B8">
          <w:rPr>
            <w:rFonts w:ascii="Times New Roman" w:hAnsi="Times New Roman" w:cs="Times New Roman"/>
            <w:sz w:val="24"/>
            <w:szCs w:val="24"/>
          </w:rPr>
          <w:delText>,</w:delText>
        </w:r>
      </w:del>
      <w:r>
        <w:rPr>
          <w:rFonts w:ascii="Times New Roman" w:hAnsi="Times New Roman" w:cs="Times New Roman"/>
          <w:sz w:val="24"/>
          <w:szCs w:val="24"/>
        </w:rPr>
        <w:t xml:space="preserve"> non-lethal fires</w:t>
      </w:r>
      <w:ins w:id="110" w:author="Peter M. Brown" w:date="2016-11-22T11:43:00Z">
        <w:r w:rsidR="006250B8">
          <w:rPr>
            <w:rFonts w:ascii="Times New Roman" w:hAnsi="Times New Roman" w:cs="Times New Roman"/>
            <w:sz w:val="24"/>
            <w:szCs w:val="24"/>
          </w:rPr>
          <w:t>,</w:t>
        </w:r>
      </w:ins>
      <w:r>
        <w:rPr>
          <w:rFonts w:ascii="Times New Roman" w:hAnsi="Times New Roman" w:cs="Times New Roman"/>
          <w:sz w:val="24"/>
          <w:szCs w:val="24"/>
        </w:rPr>
        <w:t xml:space="preserve"> </w:t>
      </w:r>
      <w:ins w:id="111" w:author="Peter M. Brown" w:date="2016-11-22T11:43:00Z">
        <w:r w:rsidR="006250B8">
          <w:rPr>
            <w:rFonts w:ascii="Times New Roman" w:hAnsi="Times New Roman" w:cs="Times New Roman"/>
            <w:sz w:val="24"/>
            <w:szCs w:val="24"/>
          </w:rPr>
          <w:t xml:space="preserve">versus </w:t>
        </w:r>
      </w:ins>
      <w:del w:id="112" w:author="Peter M. Brown" w:date="2016-11-22T11:43:00Z">
        <w:r w:rsidDel="006250B8">
          <w:rPr>
            <w:rFonts w:ascii="Times New Roman" w:hAnsi="Times New Roman" w:cs="Times New Roman"/>
            <w:sz w:val="24"/>
            <w:szCs w:val="24"/>
          </w:rPr>
          <w:delText>and</w:delText>
        </w:r>
      </w:del>
      <w:r>
        <w:rPr>
          <w:rFonts w:ascii="Times New Roman" w:hAnsi="Times New Roman" w:cs="Times New Roman"/>
          <w:sz w:val="24"/>
          <w:szCs w:val="24"/>
        </w:rPr>
        <w:t xml:space="preserve"> infrequent, </w:t>
      </w:r>
      <w:ins w:id="113" w:author="Peter M. Brown" w:date="2016-11-22T11:44:00Z">
        <w:r w:rsidR="006250B8">
          <w:rPr>
            <w:rFonts w:ascii="Times New Roman" w:hAnsi="Times New Roman" w:cs="Times New Roman"/>
            <w:sz w:val="24"/>
            <w:szCs w:val="24"/>
          </w:rPr>
          <w:t xml:space="preserve">generally </w:t>
        </w:r>
      </w:ins>
      <w:r>
        <w:rPr>
          <w:rFonts w:ascii="Times New Roman" w:hAnsi="Times New Roman" w:cs="Times New Roman"/>
          <w:sz w:val="24"/>
          <w:szCs w:val="24"/>
        </w:rPr>
        <w:t>high-intensity</w:t>
      </w:r>
      <w:del w:id="114" w:author="Peter M. Brown" w:date="2016-11-22T11:44:00Z">
        <w:r w:rsidDel="006250B8">
          <w:rPr>
            <w:rFonts w:ascii="Times New Roman" w:hAnsi="Times New Roman" w:cs="Times New Roman"/>
            <w:sz w:val="24"/>
            <w:szCs w:val="24"/>
          </w:rPr>
          <w:delText>,</w:delText>
        </w:r>
      </w:del>
      <w:r>
        <w:rPr>
          <w:rFonts w:ascii="Times New Roman" w:hAnsi="Times New Roman" w:cs="Times New Roman"/>
          <w:sz w:val="24"/>
          <w:szCs w:val="24"/>
        </w:rPr>
        <w:t xml:space="preserve"> lethal fires. Example forest types with these respective fire regimes include southwestern U.S. ponderosa pine (</w:t>
      </w:r>
      <w:proofErr w:type="spellStart"/>
      <w:r w:rsidRPr="00B173DA">
        <w:rPr>
          <w:rFonts w:ascii="Times New Roman" w:hAnsi="Times New Roman" w:cs="Times New Roman"/>
          <w:i/>
          <w:sz w:val="24"/>
          <w:szCs w:val="24"/>
        </w:rPr>
        <w:t>Pinus</w:t>
      </w:r>
      <w:proofErr w:type="spellEnd"/>
      <w:r w:rsidRPr="00B173DA">
        <w:rPr>
          <w:rFonts w:ascii="Times New Roman" w:hAnsi="Times New Roman" w:cs="Times New Roman"/>
          <w:i/>
          <w:sz w:val="24"/>
          <w:szCs w:val="24"/>
        </w:rPr>
        <w:t xml:space="preserve"> ponderosa</w:t>
      </w:r>
      <w:r>
        <w:rPr>
          <w:rFonts w:ascii="Times New Roman" w:hAnsi="Times New Roman" w:cs="Times New Roman"/>
          <w:sz w:val="24"/>
          <w:szCs w:val="24"/>
        </w:rPr>
        <w:t xml:space="preserve">) and Rocky Mountain </w:t>
      </w:r>
      <w:proofErr w:type="spellStart"/>
      <w:r>
        <w:rPr>
          <w:rFonts w:ascii="Times New Roman" w:hAnsi="Times New Roman" w:cs="Times New Roman"/>
          <w:sz w:val="24"/>
          <w:szCs w:val="24"/>
        </w:rPr>
        <w:t>lodgepole</w:t>
      </w:r>
      <w:proofErr w:type="spellEnd"/>
      <w:r>
        <w:rPr>
          <w:rFonts w:ascii="Times New Roman" w:hAnsi="Times New Roman" w:cs="Times New Roman"/>
          <w:sz w:val="24"/>
          <w:szCs w:val="24"/>
        </w:rPr>
        <w:t xml:space="preserve"> pine (</w:t>
      </w:r>
      <w:proofErr w:type="spellStart"/>
      <w:r w:rsidRPr="00B173DA">
        <w:rPr>
          <w:rFonts w:ascii="Times New Roman" w:hAnsi="Times New Roman" w:cs="Times New Roman"/>
          <w:i/>
          <w:sz w:val="24"/>
          <w:szCs w:val="24"/>
        </w:rPr>
        <w:t>Pinus</w:t>
      </w:r>
      <w:proofErr w:type="spellEnd"/>
      <w:r w:rsidRPr="00B173DA">
        <w:rPr>
          <w:rFonts w:ascii="Times New Roman" w:hAnsi="Times New Roman" w:cs="Times New Roman"/>
          <w:i/>
          <w:sz w:val="24"/>
          <w:szCs w:val="24"/>
        </w:rPr>
        <w:t xml:space="preserve"> </w:t>
      </w:r>
      <w:proofErr w:type="spellStart"/>
      <w:r w:rsidRPr="00B173DA">
        <w:rPr>
          <w:rFonts w:ascii="Times New Roman" w:hAnsi="Times New Roman" w:cs="Times New Roman"/>
          <w:i/>
          <w:sz w:val="24"/>
          <w:szCs w:val="24"/>
        </w:rPr>
        <w:t>contorta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&lt;EndNote&gt;&lt;Cite&gt;&lt;Author&gt;Schoennagel&lt;/Author&gt;&lt;Year&gt;2004&lt;/Year&gt;&lt;RecNum&gt;172&lt;/RecNum&gt;&lt;DisplayText&gt;(Schoennagel et al. 2004)&lt;/DisplayText&gt;&lt;record&gt;&lt;rec-number&gt;172&lt;/rec-number&gt;&lt;foreign-keys&gt;&lt;key app="EN" db-id="tre00sewcs55d2e0szppfpa0paptvstsvzt9" timestamp="0"&gt;172&lt;/key&gt;&lt;/foreign-keys&gt;&lt;ref-type name="Journal Article"&gt;17&lt;/ref-type&gt;&lt;contributors&gt;&lt;authors&gt;&lt;author&gt;Schoennagel, T.&lt;/author&gt;&lt;author&gt;Veblen, T. T.&lt;/author&gt;&lt;author&gt;Romme, W. H.&lt;/author&gt;&lt;/authors&gt;&lt;/contributors&gt;&lt;auth-address&gt;Univ Colorado, Dept Geog, Boulder, CO 80309 USA. Colorado State Univ, Dept Forest Rangeland &amp;amp; Watershed Stewardship, Ft Collins, CO 80523 USA.&amp;#xD;Schoennagel, T, Univ Colorado, Dept Geog, Boulder, CO 80309 USA.&amp;#xD;tschoe@colorado.edu&lt;/auth-address&gt;&lt;titles&gt;&lt;title&gt;The interaction of fire, fuels, and climate across Rocky Mountain forests&lt;/title&gt;&lt;secondary-title&gt;Bioscience&lt;/secondary-title&gt;&lt;alt-title&gt;Bioscience&lt;/alt-title&gt;&lt;short-title&gt;paper&lt;/short-title&gt;&lt;/titles&gt;&lt;periodical&gt;&lt;full-title&gt;Bioscience&lt;/full-title&gt;&lt;abbr-1&gt;Bioscience&lt;/abbr-1&gt;&lt;/periodical&gt;&lt;alt-periodical&gt;&lt;full-title&gt;Bioscience&lt;/full-title&gt;&lt;abbr-1&gt;Bioscience&lt;/abbr-1&gt;&lt;/alt-periodical&gt;&lt;pages&gt;661-676&lt;/pages&gt;&lt;volume&gt;54&lt;/volume&gt;&lt;number&gt;7&lt;/number&gt;&lt;keywords&gt;&lt;keyword&gt;fire ecology&lt;/keyword&gt;&lt;keyword&gt;forest management&lt;/keyword&gt;&lt;keyword&gt;forest health&lt;/keyword&gt;&lt;keyword&gt;Rocky Mountain forests&lt;/keyword&gt;&lt;keyword&gt;climate&lt;/keyword&gt;&lt;keyword&gt;yellowstone-national-park&lt;/keyword&gt;&lt;keyword&gt;ponderosa pine forests&lt;/keyword&gt;&lt;keyword&gt;colorado front&lt;/keyword&gt;&lt;keyword&gt;range&lt;/keyword&gt;&lt;keyword&gt;ecological restoration&lt;/keyword&gt;&lt;keyword&gt;sub-alpine&lt;/keyword&gt;&lt;keyword&gt;age structure&lt;/keyword&gt;&lt;keyword&gt;black-hills&lt;/keyword&gt;&lt;keyword&gt;history&lt;/keyword&gt;&lt;keyword&gt;ecosystems&lt;/keyword&gt;&lt;keyword&gt;usa&lt;/keyword&gt;&lt;/keywords&gt;&lt;dates&gt;&lt;year&gt;2004&lt;/year&gt;&lt;pub-dates&gt;&lt;date&gt;Jul&lt;/date&gt;&lt;/pub-dates&gt;&lt;/dates&gt;&lt;accession-num&gt;ISI:000222731700011&lt;/accession-num&gt;&lt;urls&gt;&lt;related-urls&gt;&lt;url&gt;&amp;lt;Go to ISI&amp;gt;://000222731700011&lt;/url&gt;&lt;/related-urls&gt;&lt;/urls&gt;&lt;/record&gt;&lt;/Cite&gt;&lt;/EndNote&gt;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(Schoennagel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w:t>
      </w:r>
      <w:del w:id="115" w:author="Miller, Jay D -FS" w:date="2016-11-07T14:09:00Z">
        <w:r w:rsidDel="00614017">
          <w:rPr>
            <w:rFonts w:ascii="Times New Roman" w:hAnsi="Times New Roman" w:cs="Times New Roman"/>
            <w:sz w:val="24"/>
            <w:szCs w:val="24"/>
          </w:rPr>
          <w:delText>The problem i</w:delText>
        </w:r>
        <w:r w:rsidR="00BE5B05" w:rsidDel="00614017">
          <w:rPr>
            <w:rFonts w:ascii="Times New Roman" w:hAnsi="Times New Roman" w:cs="Times New Roman"/>
            <w:sz w:val="24"/>
            <w:szCs w:val="24"/>
          </w:rPr>
          <w:delText>s</w:delText>
        </w:r>
      </w:del>
      <w:ins w:id="116" w:author="Miller, Jay D -FS" w:date="2016-11-07T14:09:00Z">
        <w:r w:rsidR="00614017">
          <w:rPr>
            <w:rFonts w:ascii="Times New Roman" w:hAnsi="Times New Roman" w:cs="Times New Roman"/>
            <w:sz w:val="24"/>
            <w:szCs w:val="24"/>
          </w:rPr>
          <w:t>However,</w:t>
        </w:r>
      </w:ins>
      <w:r w:rsidR="00BE5B05">
        <w:rPr>
          <w:rFonts w:ascii="Times New Roman" w:hAnsi="Times New Roman" w:cs="Times New Roman"/>
          <w:sz w:val="24"/>
          <w:szCs w:val="24"/>
        </w:rPr>
        <w:t xml:space="preserve"> </w:t>
      </w:r>
      <w:ins w:id="117" w:author="Miller, Jay D -FS" w:date="2016-11-07T14:08:00Z">
        <w:r w:rsidR="00865109">
          <w:rPr>
            <w:rFonts w:ascii="Times New Roman" w:hAnsi="Times New Roman" w:cs="Times New Roman"/>
            <w:sz w:val="24"/>
            <w:szCs w:val="24"/>
          </w:rPr>
          <w:t xml:space="preserve">the </w:t>
        </w:r>
      </w:ins>
      <w:r w:rsidR="001558E6">
        <w:rPr>
          <w:rFonts w:ascii="Times New Roman" w:hAnsi="Times New Roman" w:cs="Times New Roman"/>
          <w:sz w:val="24"/>
          <w:szCs w:val="24"/>
        </w:rPr>
        <w:t>historical fire regime</w:t>
      </w:r>
      <w:del w:id="118" w:author="Miller, Jay D -FS" w:date="2016-11-07T14:08:00Z">
        <w:r w:rsidR="001558E6" w:rsidDel="00865109">
          <w:rPr>
            <w:rFonts w:ascii="Times New Roman" w:hAnsi="Times New Roman" w:cs="Times New Roman"/>
            <w:sz w:val="24"/>
            <w:szCs w:val="24"/>
          </w:rPr>
          <w:delText>s</w:delText>
        </w:r>
      </w:del>
      <w:r w:rsidR="001558E6">
        <w:rPr>
          <w:rFonts w:ascii="Times New Roman" w:hAnsi="Times New Roman" w:cs="Times New Roman"/>
          <w:sz w:val="24"/>
          <w:szCs w:val="24"/>
        </w:rPr>
        <w:t xml:space="preserve"> for </w:t>
      </w:r>
      <w:del w:id="119" w:author="Miller, Jay D -FS" w:date="2016-11-07T14:08:00Z">
        <w:r w:rsidR="001558E6" w:rsidDel="00865109">
          <w:rPr>
            <w:rFonts w:ascii="Times New Roman" w:hAnsi="Times New Roman" w:cs="Times New Roman"/>
            <w:sz w:val="24"/>
            <w:szCs w:val="24"/>
          </w:rPr>
          <w:delText>a</w:delText>
        </w:r>
        <w:r w:rsidR="00BE5B05" w:rsidDel="00865109">
          <w:rPr>
            <w:rFonts w:ascii="Times New Roman" w:hAnsi="Times New Roman" w:cs="Times New Roman"/>
            <w:sz w:val="24"/>
            <w:szCs w:val="24"/>
          </w:rPr>
          <w:delText xml:space="preserve"> majority of</w:delText>
        </w:r>
      </w:del>
      <w:ins w:id="120" w:author="Miller, Jay D -FS" w:date="2016-11-07T14:08:00Z">
        <w:r w:rsidR="00865109">
          <w:rPr>
            <w:rFonts w:ascii="Times New Roman" w:hAnsi="Times New Roman" w:cs="Times New Roman"/>
            <w:sz w:val="24"/>
            <w:szCs w:val="24"/>
          </w:rPr>
          <w:t>many</w:t>
        </w:r>
      </w:ins>
      <w:r w:rsidR="00BE5B05">
        <w:rPr>
          <w:rFonts w:ascii="Times New Roman" w:hAnsi="Times New Roman" w:cs="Times New Roman"/>
          <w:sz w:val="24"/>
          <w:szCs w:val="24"/>
        </w:rPr>
        <w:t xml:space="preserve"> dry</w:t>
      </w:r>
      <w:r w:rsidR="00431F10">
        <w:rPr>
          <w:rFonts w:ascii="Times New Roman" w:hAnsi="Times New Roman" w:cs="Times New Roman"/>
          <w:sz w:val="24"/>
          <w:szCs w:val="24"/>
        </w:rPr>
        <w:t xml:space="preserve"> forest types</w:t>
      </w:r>
      <w:r w:rsidR="00BE5B05">
        <w:rPr>
          <w:rFonts w:ascii="Times New Roman" w:hAnsi="Times New Roman" w:cs="Times New Roman"/>
          <w:sz w:val="24"/>
          <w:szCs w:val="24"/>
        </w:rPr>
        <w:t xml:space="preserve"> </w:t>
      </w:r>
      <w:del w:id="121" w:author="Miller, Jay D -FS" w:date="2016-11-07T14:08:00Z">
        <w:r w:rsidR="001558E6" w:rsidDel="00865109">
          <w:rPr>
            <w:rFonts w:ascii="Times New Roman" w:hAnsi="Times New Roman" w:cs="Times New Roman"/>
            <w:sz w:val="24"/>
            <w:szCs w:val="24"/>
          </w:rPr>
          <w:delText xml:space="preserve">are </w:delText>
        </w:r>
      </w:del>
      <w:ins w:id="122" w:author="Miller, Jay D -FS" w:date="2016-11-07T14:08:00Z">
        <w:r w:rsidR="00865109">
          <w:rPr>
            <w:rFonts w:ascii="Times New Roman" w:hAnsi="Times New Roman" w:cs="Times New Roman"/>
            <w:sz w:val="24"/>
            <w:szCs w:val="24"/>
          </w:rPr>
          <w:t xml:space="preserve">is </w:t>
        </w:r>
      </w:ins>
      <w:r>
        <w:rPr>
          <w:rFonts w:ascii="Times New Roman" w:hAnsi="Times New Roman" w:cs="Times New Roman"/>
          <w:sz w:val="24"/>
          <w:szCs w:val="24"/>
        </w:rPr>
        <w:t>somewhere in between these two extremes</w:t>
      </w:r>
      <w:r w:rsidR="00D05D62">
        <w:rPr>
          <w:rFonts w:ascii="Times New Roman" w:hAnsi="Times New Roman" w:cs="Times New Roman"/>
          <w:sz w:val="24"/>
          <w:szCs w:val="24"/>
        </w:rPr>
        <w:t xml:space="preserve">, </w:t>
      </w:r>
      <w:del w:id="123" w:author="Miller, Jay D -FS" w:date="2016-11-07T14:10:00Z">
        <w:r w:rsidR="00D05D62" w:rsidDel="00614017">
          <w:rPr>
            <w:rFonts w:ascii="Times New Roman" w:hAnsi="Times New Roman" w:cs="Times New Roman"/>
            <w:sz w:val="24"/>
            <w:szCs w:val="24"/>
          </w:rPr>
          <w:delText>leading to the development of th</w:delText>
        </w:r>
        <w:r w:rsidR="001558E6" w:rsidDel="00614017">
          <w:rPr>
            <w:rFonts w:ascii="Times New Roman" w:hAnsi="Times New Roman" w:cs="Times New Roman"/>
            <w:sz w:val="24"/>
            <w:szCs w:val="24"/>
          </w:rPr>
          <w:delText>e</w:delText>
        </w:r>
      </w:del>
      <w:ins w:id="124" w:author="Miller, Jay D -FS" w:date="2016-11-07T14:10:00Z">
        <w:r w:rsidR="00614017">
          <w:rPr>
            <w:rFonts w:ascii="Times New Roman" w:hAnsi="Times New Roman" w:cs="Times New Roman"/>
            <w:sz w:val="24"/>
            <w:szCs w:val="24"/>
          </w:rPr>
          <w:t>often described as a</w:t>
        </w:r>
      </w:ins>
      <w:r w:rsidR="001558E6">
        <w:rPr>
          <w:rFonts w:ascii="Times New Roman" w:hAnsi="Times New Roman" w:cs="Times New Roman"/>
          <w:sz w:val="24"/>
          <w:szCs w:val="24"/>
        </w:rPr>
        <w:t xml:space="preserve"> “mixed-severity” fire regime </w:t>
      </w:r>
      <w:r w:rsidR="001558E6">
        <w:rPr>
          <w:rFonts w:ascii="Times New Roman" w:hAnsi="Times New Roman" w:cs="Times New Roman"/>
          <w:sz w:val="24"/>
          <w:szCs w:val="24"/>
        </w:rPr>
        <w:fldChar w:fldCharType="begin">
          <w:fldData xml:space="preserve">PEVuZE5vdGU+PENpdGU+PEF1dGhvcj5IZXNzYnVyZzwvQXV0aG9yPjxZZWFyPjIwMTY8L1llYXI+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</w:fldData>
        </w:fldChar>
      </w:r>
      <w:r w:rsidR="001558E6">
        <w:rPr>
          <w:rFonts w:ascii="Times New Roman" w:hAnsi="Times New Roman" w:cs="Times New Roman"/>
          <w:sz w:val="24"/>
          <w:szCs w:val="24"/>
        </w:rPr>
        <w:instrText xml:space="preserve"> ADDIN EN.CITE </w:instrText>
      </w:r>
      <w:r w:rsidR="001558E6">
        <w:rPr>
          <w:rFonts w:ascii="Times New Roman" w:hAnsi="Times New Roman" w:cs="Times New Roman"/>
          <w:sz w:val="24"/>
          <w:szCs w:val="24"/>
        </w:rPr>
        <w:fldChar w:fldCharType="begin">
          <w:fldData xml:space="preserve">PEVuZE5vdGU+PENpdGU+PEF1dGhvcj5IZXNzYnVyZzwvQXV0aG9yPjxZZWFyPjIwMTY8L1llYXI+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</w:fldData>
        </w:fldChar>
      </w:r>
      <w:r w:rsidR="001558E6">
        <w:rPr>
          <w:rFonts w:ascii="Times New Roman" w:hAnsi="Times New Roman" w:cs="Times New Roman"/>
          <w:sz w:val="24"/>
          <w:szCs w:val="24"/>
        </w:rPr>
        <w:instrText xml:space="preserve"> ADDIN EN.CITE.DATA </w:instrText>
      </w:r>
      <w:r w:rsidR="001558E6">
        <w:rPr>
          <w:rFonts w:ascii="Times New Roman" w:hAnsi="Times New Roman" w:cs="Times New Roman"/>
          <w:sz w:val="24"/>
          <w:szCs w:val="24"/>
        </w:rPr>
      </w:r>
      <w:r w:rsidR="001558E6">
        <w:rPr>
          <w:rFonts w:ascii="Times New Roman" w:hAnsi="Times New Roman" w:cs="Times New Roman"/>
          <w:sz w:val="24"/>
          <w:szCs w:val="24"/>
        </w:rPr>
        <w:fldChar w:fldCharType="end"/>
      </w:r>
      <w:r w:rsidR="001558E6">
        <w:rPr>
          <w:rFonts w:ascii="Times New Roman" w:hAnsi="Times New Roman" w:cs="Times New Roman"/>
          <w:sz w:val="24"/>
          <w:szCs w:val="24"/>
        </w:rPr>
      </w:r>
      <w:r w:rsidR="001558E6">
        <w:rPr>
          <w:rFonts w:ascii="Times New Roman" w:hAnsi="Times New Roman" w:cs="Times New Roman"/>
          <w:sz w:val="24"/>
          <w:szCs w:val="24"/>
        </w:rPr>
        <w:fldChar w:fldCharType="separate"/>
      </w:r>
      <w:r w:rsidR="001558E6">
        <w:rPr>
          <w:rFonts w:ascii="Times New Roman" w:hAnsi="Times New Roman" w:cs="Times New Roman"/>
          <w:noProof/>
          <w:sz w:val="24"/>
          <w:szCs w:val="24"/>
        </w:rPr>
        <w:t>(Perry et al. 2011, Hessburg et al. 2016)</w:t>
      </w:r>
      <w:r w:rsidR="001558E6">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00D05D62">
        <w:rPr>
          <w:rFonts w:ascii="Times New Roman" w:hAnsi="Times New Roman" w:cs="Times New Roman"/>
          <w:sz w:val="24"/>
          <w:szCs w:val="24"/>
        </w:rPr>
        <w:t>Hessburg</w:t>
      </w:r>
      <w:proofErr w:type="spellEnd"/>
      <w:r w:rsidR="00D05D62">
        <w:rPr>
          <w:rFonts w:ascii="Times New Roman" w:hAnsi="Times New Roman" w:cs="Times New Roman"/>
          <w:sz w:val="24"/>
          <w:szCs w:val="24"/>
        </w:rPr>
        <w:t xml:space="preserve"> et al. </w:t>
      </w:r>
      <w:r w:rsidR="001558E6">
        <w:rPr>
          <w:rFonts w:ascii="Times New Roman" w:hAnsi="Times New Roman" w:cs="Times New Roman"/>
          <w:sz w:val="24"/>
          <w:szCs w:val="24"/>
        </w:rPr>
        <w:fldChar w:fldCharType="begin"/>
      </w:r>
      <w:r w:rsidR="001558E6">
        <w:rPr>
          <w:rFonts w:ascii="Times New Roman" w:hAnsi="Times New Roman" w:cs="Times New Roman"/>
          <w:sz w:val="24"/>
          <w:szCs w:val="24"/>
        </w:rPr>
        <w:instrText xml:space="preserve"> ADDIN EN.CITE &lt;EndNote&gt;&lt;Cite ExcludeAuth="1"&gt;&lt;Author&gt;Hessburg&lt;/Author&gt;&lt;Year&gt;2016&lt;/Year&gt;&lt;RecNum&gt;1441&lt;/RecNum&gt;&lt;DisplayText&gt;(2016)&lt;/DisplayText&gt;&lt;record&gt;&lt;rec-number&gt;1441&lt;/rec-number&gt;&lt;foreign-keys&gt;&lt;key app="EN" db-id="tre00sewcs55d2e0szppfpa0paptvstsvzt9" timestamp="1458846829"&gt;1441&lt;/key&gt;&lt;/foreign-keys&gt;&lt;ref-type name="Journal Article"&gt;17&lt;/ref-type&gt;&lt;contributors&gt;&lt;authors&gt;&lt;author&gt;Hessburg, Paul F.&lt;/author&gt;&lt;author&gt;Spies, Thomas A.&lt;/author&gt;&lt;author&gt;Perry, David A.&lt;/author&gt;&lt;author&gt;Skinner, Carl N.&lt;/author&gt;&lt;author&gt;Taylor, Alan H.&lt;/author&gt;&lt;author&gt;Brown, Peter M.&lt;/author&gt;&lt;author&gt;Stephens, Scott L.&lt;/author&gt;&lt;author&gt;Larson, Andrew J.&lt;/author&gt;&lt;author&gt;Churchill, Derek J.&lt;/author&gt;&lt;author&gt;Povak, Nicholas A.&lt;/author&gt;&lt;author&gt;Singleton, Peter H.&lt;/author&gt;&lt;author&gt;McComb, Brenda&lt;/author&gt;&lt;author&gt;Zielinski, William J.&lt;/author&gt;&lt;author&gt;Collins, Brandon M.&lt;/author&gt;&lt;author&gt;Salter, R. Brion&lt;/author&gt;&lt;author&gt;Keane, John J.&lt;/author&gt;&lt;author&gt;Franklin, Jerry F.&lt;/author&gt;&lt;author&gt;Riegel, Greg&lt;/author&gt;&lt;/authors&gt;&lt;/contributors&gt;&lt;titles&gt;&lt;title&gt;Tamm Review: Management of mixed-severity fire regime forests in Oregon, Washington, and Northern California&lt;/title&gt;&lt;secondary-title&gt;Forest Ecology and Management&lt;/secondary-title&gt;&lt;alt-title&gt;Forest Ecol. Manage.&lt;/alt-title&gt;&lt;short-title&gt;digital&lt;/short-title&gt;&lt;/titles&gt;&lt;periodical&gt;&lt;full-title&gt;Forest Ecology and Management&lt;/full-title&gt;&lt;abbr-1&gt;For. Ecol. Manage.&lt;/abbr-1&gt;&lt;/periodical&gt;&lt;pages&gt;221-250&lt;/pages&gt;&lt;volume&gt;366&lt;/volume&gt;&lt;keywords&gt;&lt;keyword&gt;Forest resilience&lt;/keyword&gt;&lt;keyword&gt;Resistance&lt;/keyword&gt;&lt;keyword&gt;Climate change&lt;/keyword&gt;&lt;keyword&gt;Multi-scale heterogeneity&lt;/keyword&gt;&lt;keyword&gt;Patch size distributions&lt;/keyword&gt;&lt;keyword&gt;Topographic controls&lt;/keyword&gt;&lt;keyword&gt;Early successional habitats&lt;/keyword&gt;&lt;/keywords&gt;&lt;dates&gt;&lt;year&gt;2016&lt;/year&gt;&lt;/dates&gt;&lt;isbn&gt;0378-1127&lt;/isbn&gt;&lt;urls&gt;&lt;related-urls&gt;&lt;url&gt;http://www.sciencedirect.com/science/article/pii/S0378112716000438&lt;/url&gt;&lt;/related-urls&gt;&lt;/urls&gt;&lt;electronic-resource-num&gt;http://dx.doi.org/10.1016/j.foreco.2016.01.034&lt;/electronic-resource-num&gt;&lt;/record&gt;&lt;/Cite&gt;&lt;/EndNote&gt;</w:instrText>
      </w:r>
      <w:r w:rsidR="001558E6">
        <w:rPr>
          <w:rFonts w:ascii="Times New Roman" w:hAnsi="Times New Roman" w:cs="Times New Roman"/>
          <w:sz w:val="24"/>
          <w:szCs w:val="24"/>
        </w:rPr>
        <w:fldChar w:fldCharType="separate"/>
      </w:r>
      <w:r w:rsidR="001558E6">
        <w:rPr>
          <w:rFonts w:ascii="Times New Roman" w:hAnsi="Times New Roman" w:cs="Times New Roman"/>
          <w:noProof/>
          <w:sz w:val="24"/>
          <w:szCs w:val="24"/>
        </w:rPr>
        <w:t>(2016)</w:t>
      </w:r>
      <w:r w:rsidR="001558E6">
        <w:rPr>
          <w:rFonts w:ascii="Times New Roman" w:hAnsi="Times New Roman" w:cs="Times New Roman"/>
          <w:sz w:val="24"/>
          <w:szCs w:val="24"/>
        </w:rPr>
        <w:fldChar w:fldCharType="end"/>
      </w:r>
      <w:r w:rsidR="00D05D62">
        <w:rPr>
          <w:rFonts w:ascii="Times New Roman" w:hAnsi="Times New Roman" w:cs="Times New Roman"/>
          <w:sz w:val="24"/>
          <w:szCs w:val="24"/>
        </w:rPr>
        <w:t xml:space="preserve"> define mixed-severity fires as fires “</w:t>
      </w:r>
      <w:r w:rsidR="00D05D62" w:rsidRPr="00D05D62">
        <w:rPr>
          <w:rFonts w:ascii="Times New Roman" w:hAnsi="Times New Roman" w:cs="Times New Roman"/>
          <w:sz w:val="24"/>
          <w:szCs w:val="24"/>
        </w:rPr>
        <w:t>where 20–70% of the dominant tree basal area or canopy cover of a given patch of forest is killed by any single instance of fire</w:t>
      </w:r>
      <w:r w:rsidR="00D05D62">
        <w:rPr>
          <w:rFonts w:ascii="Times New Roman" w:hAnsi="Times New Roman" w:cs="Times New Roman"/>
          <w:sz w:val="24"/>
          <w:szCs w:val="24"/>
        </w:rPr>
        <w:t>”. F</w:t>
      </w:r>
      <w:r>
        <w:rPr>
          <w:rFonts w:ascii="Times New Roman" w:hAnsi="Times New Roman" w:cs="Times New Roman"/>
          <w:sz w:val="24"/>
          <w:szCs w:val="24"/>
        </w:rPr>
        <w:t>orest types</w:t>
      </w:r>
      <w:r w:rsidR="00D05D62">
        <w:rPr>
          <w:rFonts w:ascii="Times New Roman" w:hAnsi="Times New Roman" w:cs="Times New Roman"/>
          <w:sz w:val="24"/>
          <w:szCs w:val="24"/>
        </w:rPr>
        <w:t xml:space="preserve"> with characteristically mixed-severity fire regimes</w:t>
      </w:r>
      <w:r>
        <w:rPr>
          <w:rFonts w:ascii="Times New Roman" w:hAnsi="Times New Roman" w:cs="Times New Roman"/>
          <w:sz w:val="24"/>
          <w:szCs w:val="24"/>
        </w:rPr>
        <w:t xml:space="preserve"> histor</w:t>
      </w:r>
      <w:r w:rsidR="003C1B08">
        <w:rPr>
          <w:rFonts w:ascii="Times New Roman" w:hAnsi="Times New Roman" w:cs="Times New Roman"/>
          <w:sz w:val="24"/>
          <w:szCs w:val="24"/>
        </w:rPr>
        <w:t>ically had structures that were</w:t>
      </w:r>
      <w:r>
        <w:rPr>
          <w:rFonts w:ascii="Times New Roman" w:hAnsi="Times New Roman" w:cs="Times New Roman"/>
          <w:sz w:val="24"/>
          <w:szCs w:val="24"/>
        </w:rPr>
        <w:t xml:space="preserve"> maintained by non-lethal surface fire (i.e., large, widely spac</w:t>
      </w:r>
      <w:r w:rsidR="00FC7A98">
        <w:rPr>
          <w:rFonts w:ascii="Times New Roman" w:hAnsi="Times New Roman" w:cs="Times New Roman"/>
          <w:sz w:val="24"/>
          <w:szCs w:val="24"/>
        </w:rPr>
        <w:t>ed, early-seral trees)</w:t>
      </w:r>
      <w:r>
        <w:rPr>
          <w:rFonts w:ascii="Times New Roman" w:hAnsi="Times New Roman" w:cs="Times New Roman"/>
          <w:sz w:val="24"/>
          <w:szCs w:val="24"/>
        </w:rPr>
        <w:t xml:space="preserve"> intermixed with discrete vegetation patches </w:t>
      </w:r>
      <w:r w:rsidR="00A81372">
        <w:rPr>
          <w:rFonts w:ascii="Times New Roman" w:hAnsi="Times New Roman" w:cs="Times New Roman"/>
          <w:sz w:val="24"/>
          <w:szCs w:val="24"/>
        </w:rPr>
        <w:t xml:space="preserve">(i.e., shrubs, dense conifer stands) </w:t>
      </w:r>
      <w:r>
        <w:rPr>
          <w:rFonts w:ascii="Times New Roman" w:hAnsi="Times New Roman" w:cs="Times New Roman"/>
          <w:sz w:val="24"/>
          <w:szCs w:val="24"/>
        </w:rPr>
        <w:t xml:space="preserve">created by </w:t>
      </w:r>
      <w:r w:rsidR="00A81372">
        <w:rPr>
          <w:rFonts w:ascii="Times New Roman" w:hAnsi="Times New Roman" w:cs="Times New Roman"/>
          <w:sz w:val="24"/>
          <w:szCs w:val="24"/>
        </w:rPr>
        <w:t>“stand-replacing” fire, either due to active crown fire or heat-killing from heavy surface fuels</w:t>
      </w:r>
      <w:r w:rsidR="00431F10">
        <w:rPr>
          <w:rFonts w:ascii="Times New Roman" w:hAnsi="Times New Roman" w:cs="Times New Roman"/>
          <w:sz w:val="24"/>
          <w:szCs w:val="24"/>
        </w:rPr>
        <w:t xml:space="preserve"> </w:t>
      </w:r>
      <w:r w:rsidR="00431F10">
        <w:rPr>
          <w:rFonts w:ascii="Times New Roman" w:hAnsi="Times New Roman" w:cs="Times New Roman"/>
          <w:sz w:val="24"/>
          <w:szCs w:val="24"/>
        </w:rPr>
        <w:fldChar w:fldCharType="begin">
          <w:fldData xml:space="preserve">PEVuZE5vdGU+PENpdGU+PEF1dGhvcj5BZ2VlPC9BdXRob3I+PFllYXI+MTk5ODwvWWVhcj48UmVj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</w:fldData>
        </w:fldChar>
      </w:r>
      <w:r w:rsidR="003F0BD3">
        <w:rPr>
          <w:rFonts w:ascii="Times New Roman" w:hAnsi="Times New Roman" w:cs="Times New Roman"/>
          <w:sz w:val="24"/>
          <w:szCs w:val="24"/>
        </w:rPr>
        <w:instrText xml:space="preserve"> ADDIN EN.CITE </w:instrText>
      </w:r>
      <w:r w:rsidR="003F0BD3">
        <w:rPr>
          <w:rFonts w:ascii="Times New Roman" w:hAnsi="Times New Roman" w:cs="Times New Roman"/>
          <w:sz w:val="24"/>
          <w:szCs w:val="24"/>
        </w:rPr>
        <w:fldChar w:fldCharType="begin">
          <w:fldData xml:space="preserve">PEVuZE5vdGU+PENpdGU+PEF1dGhvcj5BZ2VlPC9BdXRob3I+PFllYXI+MTk5ODwvWWVhcj48UmVj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</w:fldData>
        </w:fldChar>
      </w:r>
      <w:r w:rsidR="003F0BD3">
        <w:rPr>
          <w:rFonts w:ascii="Times New Roman" w:hAnsi="Times New Roman" w:cs="Times New Roman"/>
          <w:sz w:val="24"/>
          <w:szCs w:val="24"/>
        </w:rPr>
        <w:instrText xml:space="preserve"> ADDIN EN.CITE.DATA </w:instrText>
      </w:r>
      <w:r w:rsidR="003F0BD3">
        <w:rPr>
          <w:rFonts w:ascii="Times New Roman" w:hAnsi="Times New Roman" w:cs="Times New Roman"/>
          <w:sz w:val="24"/>
          <w:szCs w:val="24"/>
        </w:rPr>
      </w:r>
      <w:r w:rsidR="003F0BD3">
        <w:rPr>
          <w:rFonts w:ascii="Times New Roman" w:hAnsi="Times New Roman" w:cs="Times New Roman"/>
          <w:sz w:val="24"/>
          <w:szCs w:val="24"/>
        </w:rPr>
        <w:fldChar w:fldCharType="end"/>
      </w:r>
      <w:r w:rsidR="00431F10">
        <w:rPr>
          <w:rFonts w:ascii="Times New Roman" w:hAnsi="Times New Roman" w:cs="Times New Roman"/>
          <w:sz w:val="24"/>
          <w:szCs w:val="24"/>
        </w:rPr>
      </w:r>
      <w:r w:rsidR="00431F10">
        <w:rPr>
          <w:rFonts w:ascii="Times New Roman" w:hAnsi="Times New Roman" w:cs="Times New Roman"/>
          <w:sz w:val="24"/>
          <w:szCs w:val="24"/>
        </w:rPr>
        <w:fldChar w:fldCharType="separate"/>
      </w:r>
      <w:r w:rsidR="003F0BD3">
        <w:rPr>
          <w:rFonts w:ascii="Times New Roman" w:hAnsi="Times New Roman" w:cs="Times New Roman"/>
          <w:noProof/>
          <w:sz w:val="24"/>
          <w:szCs w:val="24"/>
        </w:rPr>
        <w:t>(Agee 1998, Hessburg et al. 2016)</w:t>
      </w:r>
      <w:r w:rsidR="00431F10">
        <w:rPr>
          <w:rFonts w:ascii="Times New Roman" w:hAnsi="Times New Roman" w:cs="Times New Roman"/>
          <w:sz w:val="24"/>
          <w:szCs w:val="24"/>
        </w:rPr>
        <w:fldChar w:fldCharType="end"/>
      </w:r>
      <w:r w:rsidR="00AE3EF5">
        <w:rPr>
          <w:rFonts w:ascii="Times New Roman" w:hAnsi="Times New Roman" w:cs="Times New Roman"/>
          <w:sz w:val="24"/>
          <w:szCs w:val="24"/>
        </w:rPr>
        <w:t>.</w:t>
      </w:r>
    </w:p>
    <w:p w14:paraId="1E5D6E2C" w14:textId="5D5F8DA2" w:rsidR="0071233C" w:rsidRDefault="00453394"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commentRangeStart w:id="125"/>
      <w:r w:rsidR="000C760C">
        <w:rPr>
          <w:rFonts w:ascii="Times New Roman" w:hAnsi="Times New Roman" w:cs="Times New Roman"/>
          <w:sz w:val="24"/>
          <w:szCs w:val="24"/>
        </w:rPr>
        <w:t xml:space="preserve">The occurrence of both surface and </w:t>
      </w:r>
      <w:r w:rsidR="00A81372">
        <w:rPr>
          <w:rFonts w:ascii="Times New Roman" w:hAnsi="Times New Roman" w:cs="Times New Roman"/>
          <w:sz w:val="24"/>
          <w:szCs w:val="24"/>
        </w:rPr>
        <w:t>crown</w:t>
      </w:r>
      <w:r w:rsidR="000C760C">
        <w:rPr>
          <w:rFonts w:ascii="Times New Roman" w:hAnsi="Times New Roman" w:cs="Times New Roman"/>
          <w:sz w:val="24"/>
          <w:szCs w:val="24"/>
        </w:rPr>
        <w:t xml:space="preserve"> fire in the same forest type historically resulted in highly complex</w:t>
      </w:r>
      <w:r>
        <w:rPr>
          <w:rFonts w:ascii="Times New Roman" w:hAnsi="Times New Roman" w:cs="Times New Roman"/>
          <w:sz w:val="24"/>
          <w:szCs w:val="24"/>
        </w:rPr>
        <w:t xml:space="preserve"> vegetation – fire interactions</w:t>
      </w:r>
      <w:r w:rsidR="001558E6">
        <w:rPr>
          <w:rFonts w:ascii="Times New Roman" w:hAnsi="Times New Roman" w:cs="Times New Roman"/>
          <w:sz w:val="24"/>
          <w:szCs w:val="24"/>
        </w:rPr>
        <w:t xml:space="preserve"> </w:t>
      </w:r>
      <w:r w:rsidR="001558E6">
        <w:rPr>
          <w:rFonts w:ascii="Times New Roman" w:hAnsi="Times New Roman" w:cs="Times New Roman"/>
          <w:sz w:val="24"/>
          <w:szCs w:val="24"/>
        </w:rPr>
        <w:fldChar w:fldCharType="begin"/>
      </w:r>
      <w:r w:rsidR="001558E6">
        <w:rPr>
          <w:rFonts w:ascii="Times New Roman" w:hAnsi="Times New Roman" w:cs="Times New Roman"/>
          <w:sz w:val="24"/>
          <w:szCs w:val="24"/>
        </w:rPr>
        <w:instrText xml:space="preserve"> ADDIN EN.CITE &lt;EndNote&gt;&lt;Cite&gt;&lt;Author&gt;Agee&lt;/Author&gt;&lt;Year&gt;1998&lt;/Year&gt;&lt;RecNum&gt;2&lt;/RecNum&gt;&lt;DisplayText&gt;(Agee 1998)&lt;/DisplayText&gt;&lt;record&gt;&lt;rec-number&gt;2&lt;/rec-number&gt;&lt;foreign-keys&gt;&lt;key app="EN" db-id="tre00sewcs55d2e0szppfpa0paptvstsvzt9" timestamp="0"&gt;2&lt;/key&gt;&lt;/foreign-keys&gt;&lt;ref-type name="Journal Article"&gt;17&lt;/ref-type&gt;&lt;contributors&gt;&lt;authors&gt;&lt;author&gt;Agee, J. K.&lt;/author&gt;&lt;/authors&gt;&lt;/contributors&gt;&lt;titles&gt;&lt;title&gt;The landscape ecology of Western forest fire regimes&lt;/title&gt;&lt;secondary-title&gt;Northwest Science&lt;/secondary-title&gt;&lt;alt-title&gt;Northwest Sci.&lt;/alt-title&gt;&lt;short-title&gt;paper&lt;/short-title&gt;&lt;/titles&gt;&lt;periodical&gt;&lt;full-title&gt;Northwest Science&lt;/full-title&gt;&lt;abbr-1&gt;Northwest Sci.&lt;/abbr-1&gt;&lt;/periodical&gt;&lt;alt-periodical&gt;&lt;full-title&gt;Northwest Science&lt;/full-title&gt;&lt;abbr-1&gt;Northwest Sci.&lt;/abbr-1&gt;&lt;/alt-periodical&gt;&lt;pages&gt;24-34&lt;/pages&gt;&lt;volume&gt;72&lt;/volume&gt;&lt;number&gt;Special Issue&lt;/number&gt;&lt;dates&gt;&lt;year&gt;1998&lt;/year&gt;&lt;/dates&gt;&lt;urls&gt;&lt;/urls&gt;&lt;/record&gt;&lt;/Cite&gt;&lt;/EndNote&gt;</w:instrText>
      </w:r>
      <w:r w:rsidR="001558E6">
        <w:rPr>
          <w:rFonts w:ascii="Times New Roman" w:hAnsi="Times New Roman" w:cs="Times New Roman"/>
          <w:sz w:val="24"/>
          <w:szCs w:val="24"/>
        </w:rPr>
        <w:fldChar w:fldCharType="separate"/>
      </w:r>
      <w:r w:rsidR="001558E6">
        <w:rPr>
          <w:rFonts w:ascii="Times New Roman" w:hAnsi="Times New Roman" w:cs="Times New Roman"/>
          <w:noProof/>
          <w:sz w:val="24"/>
          <w:szCs w:val="24"/>
        </w:rPr>
        <w:t>(Agee 1998)</w:t>
      </w:r>
      <w:r w:rsidR="001558E6">
        <w:rPr>
          <w:rFonts w:ascii="Times New Roman" w:hAnsi="Times New Roman" w:cs="Times New Roman"/>
          <w:sz w:val="24"/>
          <w:szCs w:val="24"/>
        </w:rPr>
        <w:fldChar w:fldCharType="end"/>
      </w:r>
      <w:r w:rsidR="000C760C">
        <w:rPr>
          <w:rFonts w:ascii="Times New Roman" w:hAnsi="Times New Roman" w:cs="Times New Roman"/>
          <w:sz w:val="24"/>
          <w:szCs w:val="24"/>
        </w:rPr>
        <w:t xml:space="preserve">. This complexity along with the </w:t>
      </w:r>
      <w:r w:rsidR="000C760C">
        <w:rPr>
          <w:rFonts w:ascii="Times New Roman" w:hAnsi="Times New Roman" w:cs="Times New Roman"/>
          <w:sz w:val="24"/>
          <w:szCs w:val="24"/>
        </w:rPr>
        <w:lastRenderedPageBreak/>
        <w:t>wide amplitude in fire effects</w:t>
      </w:r>
      <w:r w:rsidR="00813794">
        <w:rPr>
          <w:rFonts w:ascii="Times New Roman" w:hAnsi="Times New Roman" w:cs="Times New Roman"/>
          <w:sz w:val="24"/>
          <w:szCs w:val="24"/>
        </w:rPr>
        <w:t xml:space="preserve"> across a single burn </w:t>
      </w:r>
      <w:r w:rsidR="000C760C">
        <w:rPr>
          <w:rFonts w:ascii="Times New Roman" w:hAnsi="Times New Roman" w:cs="Times New Roman"/>
          <w:sz w:val="24"/>
          <w:szCs w:val="24"/>
        </w:rPr>
        <w:t xml:space="preserve">has led to </w:t>
      </w:r>
      <w:del w:id="126" w:author="Stephens" w:date="2016-11-17T11:48:00Z">
        <w:r w:rsidR="000C760C" w:rsidDel="00937282">
          <w:rPr>
            <w:rFonts w:ascii="Times New Roman" w:hAnsi="Times New Roman" w:cs="Times New Roman"/>
            <w:sz w:val="24"/>
            <w:szCs w:val="24"/>
          </w:rPr>
          <w:delText xml:space="preserve">considerable </w:delText>
        </w:r>
      </w:del>
      <w:r w:rsidR="000C760C">
        <w:rPr>
          <w:rFonts w:ascii="Times New Roman" w:hAnsi="Times New Roman" w:cs="Times New Roman"/>
          <w:sz w:val="24"/>
          <w:szCs w:val="24"/>
        </w:rPr>
        <w:t xml:space="preserve">uncertainty </w:t>
      </w:r>
      <w:r w:rsidR="00311753">
        <w:rPr>
          <w:rFonts w:ascii="Times New Roman" w:hAnsi="Times New Roman" w:cs="Times New Roman"/>
          <w:sz w:val="24"/>
          <w:szCs w:val="24"/>
        </w:rPr>
        <w:t>identifying the historical range of var</w:t>
      </w:r>
      <w:r w:rsidR="00BE5B05">
        <w:rPr>
          <w:rFonts w:ascii="Times New Roman" w:hAnsi="Times New Roman" w:cs="Times New Roman"/>
          <w:sz w:val="24"/>
          <w:szCs w:val="24"/>
        </w:rPr>
        <w:t>iation for forests described as having</w:t>
      </w:r>
      <w:r w:rsidR="00311753">
        <w:rPr>
          <w:rFonts w:ascii="Times New Roman" w:hAnsi="Times New Roman" w:cs="Times New Roman"/>
          <w:sz w:val="24"/>
          <w:szCs w:val="24"/>
        </w:rPr>
        <w:t xml:space="preserve"> “mixed-severity” fire regime </w:t>
      </w:r>
      <w:r w:rsidR="00311753">
        <w:rPr>
          <w:rFonts w:ascii="Times New Roman" w:hAnsi="Times New Roman" w:cs="Times New Roman"/>
          <w:sz w:val="24"/>
          <w:szCs w:val="24"/>
        </w:rPr>
        <w:fldChar w:fldCharType="begin"/>
      </w:r>
      <w:r w:rsidR="00311753">
        <w:rPr>
          <w:rFonts w:ascii="Times New Roman" w:hAnsi="Times New Roman" w:cs="Times New Roman"/>
          <w:sz w:val="24"/>
          <w:szCs w:val="24"/>
        </w:rPr>
        <w:instrText xml:space="preserve"> ADDIN EN.CITE &lt;EndNote&gt;&lt;Cite&gt;&lt;Author&gt;Perry&lt;/Author&gt;&lt;Year&gt;2011&lt;/Year&gt;&lt;RecNum&gt;950&lt;/RecNum&gt;&lt;DisplayText&gt;(Perry et al. 2011)&lt;/DisplayText&gt;&lt;record&gt;&lt;rec-number&gt;950&lt;/rec-number&gt;&lt;foreign-keys&gt;&lt;key app="EN" db-id="tre00sewcs55d2e0szppfpa0paptvstsvzt9" timestamp="0"&gt;950&lt;/key&gt;&lt;/foreign-keys&gt;&lt;ref-type name="Journal Article"&gt;17&lt;/ref-type&gt;&lt;contributors&gt;&lt;authors&gt;&lt;author&gt;Perry, D. A.&lt;/author&gt;&lt;author&gt;Hessburg, P. F.&lt;/author&gt;&lt;author&gt;Skinner, C. N.&lt;/author&gt;&lt;author&gt;Spies, T. A.&lt;/author&gt;&lt;author&gt;Stephens, S. L.&lt;/author&gt;&lt;author&gt;Taylor, A. H.&lt;/author&gt;&lt;author&gt;Franklin, J. F.&lt;/author&gt;&lt;author&gt;McComb, B.&lt;/author&gt;&lt;author&gt;Riegel, G.&lt;/author&gt;&lt;/authors&gt;&lt;/contributors&gt;&lt;titles&gt;&lt;title&gt;The ecology of mixed severity fire regimes in Washington, Oregon, and Northern California&lt;/title&gt;&lt;secondary-title&gt;Forest Ecology and Management&lt;/secondary-title&gt;&lt;alt-title&gt;Forest Ecol. Manage.&lt;/alt-title&gt;&lt;short-title&gt;digital&lt;/short-title&gt;&lt;/titles&gt;&lt;periodical&gt;&lt;full-title&gt;Forest Ecology and Management&lt;/full-title&gt;&lt;abbr-1&gt;For. Ecol. Manage.&lt;/abbr-1&gt;&lt;/periodical&gt;&lt;pages&gt;703-717&lt;/pages&gt;&lt;volume&gt;262&lt;/volume&gt;&lt;number&gt;5&lt;/number&gt;&lt;keywords&gt;&lt;keyword&gt;Fire ecology&lt;/keyword&gt;&lt;keyword&gt;Mixed severity fires&lt;/keyword&gt;&lt;keyword&gt;Forest structure and processes&lt;/keyword&gt;&lt;keyword&gt;Pacific Northwest forests&lt;/keyword&gt;&lt;keyword&gt;Disturbance ecology&lt;/keyword&gt;&lt;keyword&gt;Landscape ecology&lt;/keyword&gt;&lt;keyword&gt;LAKE TAHOE BASIN&lt;/keyword&gt;&lt;keyword&gt;SOUTHERN CASCADES&lt;/keyword&gt;&lt;keyword&gt;CLIMATE-CHANGE&lt;/keyword&gt;&lt;keyword&gt;UNITED-STATES&lt;/keyword&gt;&lt;keyword&gt;KLAMATH MOUNTAINS&lt;/keyword&gt;&lt;keyword&gt;SPATIAL-PATTERNS&lt;/keyword&gt;&lt;keyword&gt;FOREST STRUCTURE&lt;/keyword&gt;&lt;keyword&gt;CONIFER FORESTS&lt;/keyword&gt;&lt;keyword&gt;SIERRA-NEVADA&lt;/keyword&gt;&lt;keyword&gt;NORTHWESTERN CALIFORNIA&lt;/keyword&gt;&lt;/keywords&gt;&lt;dates&gt;&lt;year&gt;2011&lt;/year&gt;&lt;pub-dates&gt;&lt;date&gt;Sep&lt;/date&gt;&lt;/pub-dates&gt;&lt;/dates&gt;&lt;isbn&gt;0378-1127&lt;/isbn&gt;&lt;accession-num&gt;WOS:000292672800001&lt;/accession-num&gt;&lt;urls&gt;&lt;related-urls&gt;&lt;url&gt;&amp;lt;Go to ISI&amp;gt;://WOS:000292672800001 &lt;/url&gt;&lt;/related-urls&gt;&lt;/urls&gt;&lt;electronic-resource-num&gt;10.1016/j.foreco.2011.05.004&lt;/electronic-resource-num&gt;&lt;/record&gt;&lt;/Cite&gt;&lt;/EndNote&gt;</w:instrText>
      </w:r>
      <w:r w:rsidR="00311753">
        <w:rPr>
          <w:rFonts w:ascii="Times New Roman" w:hAnsi="Times New Roman" w:cs="Times New Roman"/>
          <w:sz w:val="24"/>
          <w:szCs w:val="24"/>
        </w:rPr>
        <w:fldChar w:fldCharType="separate"/>
      </w:r>
      <w:r w:rsidR="00311753">
        <w:rPr>
          <w:rFonts w:ascii="Times New Roman" w:hAnsi="Times New Roman" w:cs="Times New Roman"/>
          <w:noProof/>
          <w:sz w:val="24"/>
          <w:szCs w:val="24"/>
        </w:rPr>
        <w:t>(Perry et al. 2011)</w:t>
      </w:r>
      <w:r w:rsidR="00311753">
        <w:rPr>
          <w:rFonts w:ascii="Times New Roman" w:hAnsi="Times New Roman" w:cs="Times New Roman"/>
          <w:sz w:val="24"/>
          <w:szCs w:val="24"/>
        </w:rPr>
        <w:fldChar w:fldCharType="end"/>
      </w:r>
      <w:r w:rsidR="00EA454A">
        <w:rPr>
          <w:rFonts w:ascii="Times New Roman" w:hAnsi="Times New Roman" w:cs="Times New Roman"/>
          <w:sz w:val="24"/>
          <w:szCs w:val="24"/>
        </w:rPr>
        <w:t xml:space="preserve">. </w:t>
      </w:r>
      <w:r w:rsidR="00813794">
        <w:rPr>
          <w:rFonts w:ascii="Times New Roman" w:hAnsi="Times New Roman" w:cs="Times New Roman"/>
          <w:sz w:val="24"/>
          <w:szCs w:val="24"/>
        </w:rPr>
        <w:t>T</w:t>
      </w:r>
      <w:r w:rsidR="00BE5B05">
        <w:rPr>
          <w:rFonts w:ascii="Times New Roman" w:hAnsi="Times New Roman" w:cs="Times New Roman"/>
          <w:sz w:val="24"/>
          <w:szCs w:val="24"/>
        </w:rPr>
        <w:t>here is strong</w:t>
      </w:r>
      <w:r w:rsidR="00EA454A">
        <w:rPr>
          <w:rFonts w:ascii="Times New Roman" w:hAnsi="Times New Roman" w:cs="Times New Roman"/>
          <w:sz w:val="24"/>
          <w:szCs w:val="24"/>
        </w:rPr>
        <w:t xml:space="preserve"> disagreement in inferring historical (i.e., natural) proportions and patch sizes of stand-replacing fire effects</w:t>
      </w:r>
      <w:r w:rsidR="00311753">
        <w:rPr>
          <w:rFonts w:ascii="Times New Roman" w:hAnsi="Times New Roman" w:cs="Times New Roman"/>
          <w:sz w:val="24"/>
          <w:szCs w:val="24"/>
        </w:rPr>
        <w:t xml:space="preserve"> </w:t>
      </w:r>
      <w:r w:rsidR="00311753">
        <w:rPr>
          <w:rFonts w:ascii="Times New Roman" w:hAnsi="Times New Roman" w:cs="Times New Roman"/>
          <w:sz w:val="24"/>
          <w:szCs w:val="24"/>
        </w:rPr>
        <w:fldChar w:fldCharType="begin">
          <w:fldData xml:space="preserve">PEVuZE5vdGU+PENpdGU+PEF1dGhvcj5GdWzDqTwvQXV0aG9yPjxZZWFyPjIwMTM8L1llYXI+PFJl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</w:fldData>
        </w:fldChar>
      </w:r>
      <w:r w:rsidR="00F40A4E">
        <w:rPr>
          <w:rFonts w:ascii="Times New Roman" w:hAnsi="Times New Roman" w:cs="Times New Roman"/>
          <w:sz w:val="24"/>
          <w:szCs w:val="24"/>
        </w:rPr>
        <w:instrText xml:space="preserve"> ADDIN EN.CITE </w:instrText>
      </w:r>
      <w:r w:rsidR="00F40A4E">
        <w:rPr>
          <w:rFonts w:ascii="Times New Roman" w:hAnsi="Times New Roman" w:cs="Times New Roman"/>
          <w:sz w:val="24"/>
          <w:szCs w:val="24"/>
        </w:rPr>
        <w:fldChar w:fldCharType="begin">
          <w:fldData xml:space="preserve">PEVuZE5vdGU+PENpdGU+PEF1dGhvcj5GdWzDqTwvQXV0aG9yPjxZZWFyPjIwMTM8L1llYXI+PFJl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</w:fldData>
        </w:fldChar>
      </w:r>
      <w:r w:rsidR="00F40A4E">
        <w:rPr>
          <w:rFonts w:ascii="Times New Roman" w:hAnsi="Times New Roman" w:cs="Times New Roman"/>
          <w:sz w:val="24"/>
          <w:szCs w:val="24"/>
        </w:rPr>
        <w:instrText xml:space="preserve"> ADDIN EN.CITE.DATA </w:instrText>
      </w:r>
      <w:r w:rsidR="00F40A4E">
        <w:rPr>
          <w:rFonts w:ascii="Times New Roman" w:hAnsi="Times New Roman" w:cs="Times New Roman"/>
          <w:sz w:val="24"/>
          <w:szCs w:val="24"/>
        </w:rPr>
      </w:r>
      <w:r w:rsidR="00F40A4E">
        <w:rPr>
          <w:rFonts w:ascii="Times New Roman" w:hAnsi="Times New Roman" w:cs="Times New Roman"/>
          <w:sz w:val="24"/>
          <w:szCs w:val="24"/>
        </w:rPr>
        <w:fldChar w:fldCharType="end"/>
      </w:r>
      <w:r w:rsidR="00311753">
        <w:rPr>
          <w:rFonts w:ascii="Times New Roman" w:hAnsi="Times New Roman" w:cs="Times New Roman"/>
          <w:sz w:val="24"/>
          <w:szCs w:val="24"/>
        </w:rPr>
      </w:r>
      <w:r w:rsidR="00311753">
        <w:rPr>
          <w:rFonts w:ascii="Times New Roman" w:hAnsi="Times New Roman" w:cs="Times New Roman"/>
          <w:sz w:val="24"/>
          <w:szCs w:val="24"/>
        </w:rPr>
        <w:fldChar w:fldCharType="separate"/>
      </w:r>
      <w:r w:rsidR="00F40A4E">
        <w:rPr>
          <w:rFonts w:ascii="Times New Roman" w:hAnsi="Times New Roman" w:cs="Times New Roman"/>
          <w:noProof/>
          <w:sz w:val="24"/>
          <w:szCs w:val="24"/>
        </w:rPr>
        <w:t xml:space="preserve">(Williams and Baker 2012, Fulé et al. 2013, </w:t>
      </w:r>
      <w:ins w:id="127" w:author="Stephens" w:date="2016-11-17T11:49:00Z">
        <w:r w:rsidR="00937282">
          <w:rPr>
            <w:rFonts w:ascii="Times New Roman" w:hAnsi="Times New Roman" w:cs="Times New Roman"/>
            <w:noProof/>
            <w:sz w:val="24"/>
            <w:szCs w:val="24"/>
          </w:rPr>
          <w:t xml:space="preserve">Stephens et al. 2015, </w:t>
        </w:r>
      </w:ins>
      <w:r w:rsidR="00F40A4E">
        <w:rPr>
          <w:rFonts w:ascii="Times New Roman" w:hAnsi="Times New Roman" w:cs="Times New Roman"/>
          <w:noProof/>
          <w:sz w:val="24"/>
          <w:szCs w:val="24"/>
        </w:rPr>
        <w:t>Odion et al. 2014, Stevens et al. 2016)</w:t>
      </w:r>
      <w:r w:rsidR="00311753">
        <w:rPr>
          <w:rFonts w:ascii="Times New Roman" w:hAnsi="Times New Roman" w:cs="Times New Roman"/>
          <w:sz w:val="24"/>
          <w:szCs w:val="24"/>
        </w:rPr>
        <w:fldChar w:fldCharType="end"/>
      </w:r>
      <w:r w:rsidR="000C760C">
        <w:rPr>
          <w:rFonts w:ascii="Times New Roman" w:hAnsi="Times New Roman" w:cs="Times New Roman"/>
          <w:sz w:val="24"/>
          <w:szCs w:val="24"/>
        </w:rPr>
        <w:t>.</w:t>
      </w:r>
      <w:r w:rsidR="00311753">
        <w:rPr>
          <w:rFonts w:ascii="Times New Roman" w:hAnsi="Times New Roman" w:cs="Times New Roman"/>
          <w:sz w:val="24"/>
          <w:szCs w:val="24"/>
        </w:rPr>
        <w:t xml:space="preserve"> </w:t>
      </w:r>
      <w:r w:rsidR="00BE5B05">
        <w:rPr>
          <w:rFonts w:ascii="Times New Roman" w:hAnsi="Times New Roman" w:cs="Times New Roman"/>
          <w:sz w:val="24"/>
          <w:szCs w:val="24"/>
        </w:rPr>
        <w:t>As a result,</w:t>
      </w:r>
      <w:r w:rsidR="00EA454A">
        <w:rPr>
          <w:rFonts w:ascii="Times New Roman" w:hAnsi="Times New Roman" w:cs="Times New Roman"/>
          <w:sz w:val="24"/>
          <w:szCs w:val="24"/>
        </w:rPr>
        <w:t xml:space="preserve"> current departure in fire patterns for these forest types</w:t>
      </w:r>
      <w:r w:rsidR="006C1C78">
        <w:rPr>
          <w:rFonts w:ascii="Times New Roman" w:hAnsi="Times New Roman" w:cs="Times New Roman"/>
          <w:sz w:val="24"/>
          <w:szCs w:val="24"/>
        </w:rPr>
        <w:t xml:space="preserve"> is</w:t>
      </w:r>
      <w:r w:rsidR="00BE5B05">
        <w:rPr>
          <w:rFonts w:ascii="Times New Roman" w:hAnsi="Times New Roman" w:cs="Times New Roman"/>
          <w:sz w:val="24"/>
          <w:szCs w:val="24"/>
        </w:rPr>
        <w:t xml:space="preserve"> also contested</w:t>
      </w:r>
      <w:r w:rsidR="00EA454A">
        <w:rPr>
          <w:rFonts w:ascii="Times New Roman" w:hAnsi="Times New Roman" w:cs="Times New Roman"/>
          <w:sz w:val="24"/>
          <w:szCs w:val="24"/>
        </w:rPr>
        <w:t xml:space="preserve"> </w:t>
      </w:r>
      <w:r w:rsidR="00EA454A">
        <w:rPr>
          <w:rFonts w:ascii="Times New Roman" w:hAnsi="Times New Roman" w:cs="Times New Roman"/>
          <w:sz w:val="24"/>
          <w:szCs w:val="24"/>
        </w:rPr>
        <w:fldChar w:fldCharType="begin">
          <w:fldData xml:space="preserve">PEVuZE5vdGU+PENpdGU+PEF1dGhvcj5NYWxsZWs8L0F1dGhvcj48WWVhcj4yMDEzPC9ZZWFyPjxS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=
</w:fldData>
        </w:fldChar>
      </w:r>
      <w:r w:rsidR="00F40A4E">
        <w:rPr>
          <w:rFonts w:ascii="Times New Roman" w:hAnsi="Times New Roman" w:cs="Times New Roman"/>
          <w:sz w:val="24"/>
          <w:szCs w:val="24"/>
        </w:rPr>
        <w:instrText xml:space="preserve"> ADDIN EN.CITE </w:instrText>
      </w:r>
      <w:r w:rsidR="00F40A4E">
        <w:rPr>
          <w:rFonts w:ascii="Times New Roman" w:hAnsi="Times New Roman" w:cs="Times New Roman"/>
          <w:sz w:val="24"/>
          <w:szCs w:val="24"/>
        </w:rPr>
        <w:fldChar w:fldCharType="begin">
          <w:fldData xml:space="preserve">PEVuZE5vdGU+PENpdGU+PEF1dGhvcj5NYWxsZWs8L0F1dGhvcj48WWVhcj4yMDEzPC9ZZWFyPjxS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=
</w:fldData>
        </w:fldChar>
      </w:r>
      <w:r w:rsidR="00F40A4E">
        <w:rPr>
          <w:rFonts w:ascii="Times New Roman" w:hAnsi="Times New Roman" w:cs="Times New Roman"/>
          <w:sz w:val="24"/>
          <w:szCs w:val="24"/>
        </w:rPr>
        <w:instrText xml:space="preserve"> ADDIN EN.CITE.DATA </w:instrText>
      </w:r>
      <w:r w:rsidR="00F40A4E">
        <w:rPr>
          <w:rFonts w:ascii="Times New Roman" w:hAnsi="Times New Roman" w:cs="Times New Roman"/>
          <w:sz w:val="24"/>
          <w:szCs w:val="24"/>
        </w:rPr>
      </w:r>
      <w:r w:rsidR="00F40A4E">
        <w:rPr>
          <w:rFonts w:ascii="Times New Roman" w:hAnsi="Times New Roman" w:cs="Times New Roman"/>
          <w:sz w:val="24"/>
          <w:szCs w:val="24"/>
        </w:rPr>
        <w:fldChar w:fldCharType="end"/>
      </w:r>
      <w:r w:rsidR="00EA454A">
        <w:rPr>
          <w:rFonts w:ascii="Times New Roman" w:hAnsi="Times New Roman" w:cs="Times New Roman"/>
          <w:sz w:val="24"/>
          <w:szCs w:val="24"/>
        </w:rPr>
      </w:r>
      <w:r w:rsidR="00EA454A">
        <w:rPr>
          <w:rFonts w:ascii="Times New Roman" w:hAnsi="Times New Roman" w:cs="Times New Roman"/>
          <w:sz w:val="24"/>
          <w:szCs w:val="24"/>
        </w:rPr>
        <w:fldChar w:fldCharType="separate"/>
      </w:r>
      <w:r w:rsidR="00F40A4E">
        <w:rPr>
          <w:rFonts w:ascii="Times New Roman" w:hAnsi="Times New Roman" w:cs="Times New Roman"/>
          <w:noProof/>
          <w:sz w:val="24"/>
          <w:szCs w:val="24"/>
        </w:rPr>
        <w:t>(Mallek et al. 2013, Odion et al. 2014)</w:t>
      </w:r>
      <w:r w:rsidR="00EA454A">
        <w:rPr>
          <w:rFonts w:ascii="Times New Roman" w:hAnsi="Times New Roman" w:cs="Times New Roman"/>
          <w:sz w:val="24"/>
          <w:szCs w:val="24"/>
        </w:rPr>
        <w:fldChar w:fldCharType="end"/>
      </w:r>
      <w:r w:rsidR="00EA454A">
        <w:rPr>
          <w:rFonts w:ascii="Times New Roman" w:hAnsi="Times New Roman" w:cs="Times New Roman"/>
          <w:sz w:val="24"/>
          <w:szCs w:val="24"/>
        </w:rPr>
        <w:t>. This</w:t>
      </w:r>
      <w:r w:rsidR="00311753">
        <w:rPr>
          <w:rFonts w:ascii="Times New Roman" w:hAnsi="Times New Roman" w:cs="Times New Roman"/>
          <w:sz w:val="24"/>
          <w:szCs w:val="24"/>
        </w:rPr>
        <w:t xml:space="preserve"> debate is not simply academic; it has strong implications for forest restoration throughout the western U. S. </w:t>
      </w:r>
      <w:r w:rsidR="00EA454A">
        <w:rPr>
          <w:rFonts w:ascii="Times New Roman" w:hAnsi="Times New Roman" w:cs="Times New Roman"/>
          <w:sz w:val="24"/>
          <w:szCs w:val="24"/>
        </w:rPr>
        <w:t>If contemporary patterns of stand-replacing fire effects in these forests are within the range of historical variability</w:t>
      </w:r>
      <w:r w:rsidR="00B2450A">
        <w:rPr>
          <w:rFonts w:ascii="Times New Roman" w:hAnsi="Times New Roman" w:cs="Times New Roman"/>
          <w:sz w:val="24"/>
          <w:szCs w:val="24"/>
        </w:rPr>
        <w:t>,</w:t>
      </w:r>
      <w:r w:rsidR="00EA454A">
        <w:rPr>
          <w:rFonts w:ascii="Times New Roman" w:hAnsi="Times New Roman" w:cs="Times New Roman"/>
          <w:sz w:val="24"/>
          <w:szCs w:val="24"/>
        </w:rPr>
        <w:t xml:space="preserve"> large-scale restoration programs </w:t>
      </w:r>
      <w:r w:rsidR="00EA454A">
        <w:rPr>
          <w:rFonts w:ascii="Times New Roman" w:hAnsi="Times New Roman" w:cs="Times New Roman"/>
          <w:sz w:val="24"/>
          <w:szCs w:val="24"/>
        </w:rPr>
        <w:fldChar w:fldCharType="begin"/>
      </w:r>
      <w:r w:rsidR="00F40A4E">
        <w:rPr>
          <w:rFonts w:ascii="Times New Roman" w:hAnsi="Times New Roman" w:cs="Times New Roman"/>
          <w:sz w:val="24"/>
          <w:szCs w:val="24"/>
        </w:rPr>
        <w:instrText xml:space="preserve"> ADDIN EN.CITE &lt;EndNote&gt;&lt;Cite&gt;&lt;Author&gt;USDA-FS&lt;/Author&gt;&lt;Year&gt;2012&lt;/Year&gt;&lt;RecNum&gt;1189&lt;/RecNum&gt;&lt;Prefix&gt;e.g.`, &lt;/Prefix&gt;&lt;DisplayText&gt;(e.g., USDA-FS 2012)&lt;/DisplayText&gt;&lt;record&gt;&lt;rec-number&gt;1189&lt;/rec-number&gt;&lt;foreign-keys&gt;&lt;key app="EN" db-id="tre00sewcs55d2e0szppfpa0paptvstsvzt9" timestamp="1402087217"&gt;1189&lt;/key&gt;&lt;/foreign-keys&gt;&lt;ref-type name="Report"&gt;27&lt;/ref-type&gt;&lt;contributors&gt;&lt;authors&gt;&lt;author&gt;USDA-FS&lt;/author&gt;&lt;/authors&gt;&lt;/contributors&gt;&lt;titles&gt;&lt;title&gt;Increasing the pace of restoration and job creation on our National Forests&lt;/title&gt;&lt;short-title&gt;digital&lt;/short-title&gt;&lt;/titles&gt;&lt;pages&gt;8&lt;/pages&gt;&lt;dates&gt;&lt;year&gt;2012&lt;/year&gt;&lt;/dates&gt;&lt;publisher&gt;U.S. Department of Agriculture, Forest Service&lt;/publisher&gt;&lt;isbn&gt;Published Report&lt;/isbn&gt;&lt;urls&gt;&lt;/urls&gt;&lt;/record&gt;&lt;/Cite&gt;&lt;/EndNote&gt;</w:instrText>
      </w:r>
      <w:r w:rsidR="00EA454A">
        <w:rPr>
          <w:rFonts w:ascii="Times New Roman" w:hAnsi="Times New Roman" w:cs="Times New Roman"/>
          <w:sz w:val="24"/>
          <w:szCs w:val="24"/>
        </w:rPr>
        <w:fldChar w:fldCharType="separate"/>
      </w:r>
      <w:r w:rsidR="00F40A4E">
        <w:rPr>
          <w:rFonts w:ascii="Times New Roman" w:hAnsi="Times New Roman" w:cs="Times New Roman"/>
          <w:noProof/>
          <w:sz w:val="24"/>
          <w:szCs w:val="24"/>
        </w:rPr>
        <w:t>(e.g., USDA-FS 2012)</w:t>
      </w:r>
      <w:r w:rsidR="00EA454A">
        <w:rPr>
          <w:rFonts w:ascii="Times New Roman" w:hAnsi="Times New Roman" w:cs="Times New Roman"/>
          <w:sz w:val="24"/>
          <w:szCs w:val="24"/>
        </w:rPr>
        <w:fldChar w:fldCharType="end"/>
      </w:r>
      <w:r w:rsidR="00EA454A">
        <w:rPr>
          <w:rFonts w:ascii="Times New Roman" w:hAnsi="Times New Roman" w:cs="Times New Roman"/>
          <w:sz w:val="24"/>
          <w:szCs w:val="24"/>
        </w:rPr>
        <w:t xml:space="preserve"> may be lacking a</w:t>
      </w:r>
      <w:r w:rsidR="0071233C">
        <w:rPr>
          <w:rFonts w:ascii="Times New Roman" w:hAnsi="Times New Roman" w:cs="Times New Roman"/>
          <w:sz w:val="24"/>
          <w:szCs w:val="24"/>
        </w:rPr>
        <w:t xml:space="preserve"> sound ecological </w:t>
      </w:r>
      <w:commentRangeStart w:id="128"/>
      <w:commentRangeStart w:id="129"/>
      <w:commentRangeStart w:id="130"/>
      <w:r w:rsidR="0071233C">
        <w:rPr>
          <w:rFonts w:ascii="Times New Roman" w:hAnsi="Times New Roman" w:cs="Times New Roman"/>
          <w:sz w:val="24"/>
          <w:szCs w:val="24"/>
        </w:rPr>
        <w:t>underpinning</w:t>
      </w:r>
      <w:commentRangeEnd w:id="128"/>
      <w:r w:rsidR="0033701E">
        <w:rPr>
          <w:rStyle w:val="CommentReference"/>
        </w:rPr>
        <w:commentReference w:id="128"/>
      </w:r>
      <w:commentRangeEnd w:id="129"/>
      <w:r w:rsidR="00A354B4">
        <w:rPr>
          <w:rStyle w:val="CommentReference"/>
        </w:rPr>
        <w:commentReference w:id="129"/>
      </w:r>
      <w:r w:rsidR="0071233C">
        <w:rPr>
          <w:rFonts w:ascii="Times New Roman" w:hAnsi="Times New Roman" w:cs="Times New Roman"/>
          <w:sz w:val="24"/>
          <w:szCs w:val="24"/>
        </w:rPr>
        <w:t>.</w:t>
      </w:r>
      <w:commentRangeEnd w:id="125"/>
      <w:r w:rsidR="001F2581">
        <w:rPr>
          <w:rStyle w:val="CommentReference"/>
        </w:rPr>
        <w:commentReference w:id="125"/>
      </w:r>
      <w:commentRangeEnd w:id="130"/>
      <w:r w:rsidR="00937282">
        <w:rPr>
          <w:rStyle w:val="CommentReference"/>
        </w:rPr>
        <w:commentReference w:id="130"/>
      </w:r>
    </w:p>
    <w:p w14:paraId="0158625C" w14:textId="075C41A0" w:rsidR="00311753" w:rsidRDefault="0071233C"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B2450A">
        <w:rPr>
          <w:rFonts w:ascii="Times New Roman" w:hAnsi="Times New Roman" w:cs="Times New Roman"/>
          <w:sz w:val="24"/>
          <w:szCs w:val="24"/>
        </w:rPr>
        <w:t>One of the pr</w:t>
      </w:r>
      <w:r w:rsidR="00236B8C">
        <w:rPr>
          <w:rFonts w:ascii="Times New Roman" w:hAnsi="Times New Roman" w:cs="Times New Roman"/>
          <w:sz w:val="24"/>
          <w:szCs w:val="24"/>
        </w:rPr>
        <w:t>imary shortcomings of</w:t>
      </w:r>
      <w:r w:rsidR="00B2450A">
        <w:rPr>
          <w:rFonts w:ascii="Times New Roman" w:hAnsi="Times New Roman" w:cs="Times New Roman"/>
          <w:sz w:val="24"/>
          <w:szCs w:val="24"/>
        </w:rPr>
        <w:t xml:space="preserve"> the term “mixed-severity” is </w:t>
      </w:r>
      <w:r w:rsidR="00663F0A">
        <w:rPr>
          <w:rFonts w:ascii="Times New Roman" w:hAnsi="Times New Roman" w:cs="Times New Roman"/>
          <w:sz w:val="24"/>
          <w:szCs w:val="24"/>
        </w:rPr>
        <w:t>that it is increasingly used</w:t>
      </w:r>
      <w:r w:rsidR="00B2450A">
        <w:rPr>
          <w:rFonts w:ascii="Times New Roman" w:hAnsi="Times New Roman" w:cs="Times New Roman"/>
          <w:sz w:val="24"/>
          <w:szCs w:val="24"/>
        </w:rPr>
        <w:t xml:space="preserve"> to describe</w:t>
      </w:r>
      <w:r w:rsidR="00663F0A">
        <w:rPr>
          <w:rFonts w:ascii="Times New Roman" w:hAnsi="Times New Roman" w:cs="Times New Roman"/>
          <w:sz w:val="24"/>
          <w:szCs w:val="24"/>
        </w:rPr>
        <w:t xml:space="preserve"> all forest fires where between 20% and 70% of the fire area is mapped as high-severity</w:t>
      </w:r>
      <w:r w:rsidR="00DE21C9">
        <w:rPr>
          <w:rFonts w:ascii="Times New Roman" w:hAnsi="Times New Roman" w:cs="Times New Roman"/>
          <w:sz w:val="24"/>
          <w:szCs w:val="24"/>
        </w:rPr>
        <w:t xml:space="preserve"> </w:t>
      </w:r>
      <w:r w:rsidR="00DE21C9">
        <w:rPr>
          <w:rFonts w:ascii="Times New Roman" w:hAnsi="Times New Roman" w:cs="Times New Roman"/>
          <w:sz w:val="24"/>
          <w:szCs w:val="24"/>
        </w:rPr>
        <w:fldChar w:fldCharType="begin"/>
      </w:r>
      <w:r w:rsidR="00DE21C9">
        <w:rPr>
          <w:rFonts w:ascii="Times New Roman" w:hAnsi="Times New Roman" w:cs="Times New Roman"/>
          <w:sz w:val="24"/>
          <w:szCs w:val="24"/>
        </w:rPr>
        <w:instrText xml:space="preserve"> ADDIN EN.CITE &lt;EndNote&gt;&lt;Cite&gt;&lt;Author&gt;Odion&lt;/Author&gt;&lt;Year&gt;2014&lt;/Year&gt;&lt;RecNum&gt;1386&lt;/RecNum&gt;&lt;Prefix&gt;e.g.`, &lt;/Prefix&gt;&lt;DisplayText&gt;(e.g., Odion et al. 2014)&lt;/DisplayText&gt;&lt;record&gt;&lt;rec-number&gt;1386&lt;/rec-number&gt;&lt;foreign-keys&gt;&lt;key app="EN" db-id="tre00sewcs55d2e0szppfpa0paptvstsvzt9" timestamp="1436802715"&gt;1386&lt;/key&gt;&lt;/foreign-keys&gt;&lt;ref-type name="Journal Article"&gt;17&lt;/ref-type&gt;&lt;contributors&gt;&lt;authors&gt;&lt;author&gt;Odion, D. C.&lt;/author&gt;&lt;author&gt;Hanson, C. T.&lt;/author&gt;&lt;author&gt;Arsenault, A.&lt;/author&gt;&lt;author&gt;Baker, W. L.&lt;/author&gt;&lt;author&gt;DellaSala, D. A.&lt;/author&gt;&lt;author&gt;Hutto, R. L.&lt;/author&gt;&lt;author&gt;Klenner, W.&lt;/author&gt;&lt;author&gt;Moritz, M. A.&lt;/author&gt;&lt;author&gt;Sherriff, R. L.&lt;/author&gt;&lt;author&gt;Veblen, T. T.&lt;/author&gt;&lt;author&gt;Williams, M. A.&lt;/author&gt;&lt;/authors&gt;&lt;/contributors&gt;&lt;titles&gt;&lt;title&gt;Examining historical and current mixed-severity fire regimes in ponderosa pine and mixed-conifer forests of western North America&lt;/title&gt;&lt;secondary-title&gt;Plos One&lt;/secondary-title&gt;&lt;alt-title&gt;Plos One&lt;/alt-title&gt;&lt;short-title&gt;paper/digital&lt;/short-title&gt;&lt;/titles&gt;&lt;periodical&gt;&lt;full-title&gt;Plos One&lt;/full-title&gt;&lt;abbr-1&gt;Plos One&lt;/abbr-1&gt;&lt;/periodical&gt;&lt;alt-periodical&gt;&lt;full-title&gt;Plos One&lt;/full-title&gt;&lt;abbr-1&gt;Plos One&lt;/abbr-1&gt;&lt;/alt-periodical&gt;&lt;pages&gt;e87852&lt;/pages&gt;&lt;volume&gt;9&lt;/volume&gt;&lt;number&gt;2&lt;/number&gt;&lt;dates&gt;&lt;year&gt;2014&lt;/year&gt;&lt;/dates&gt;&lt;urls&gt;&lt;/urls&gt;&lt;/record&gt;&lt;/Cite&gt;&lt;/EndNote&gt;</w:instrText>
      </w:r>
      <w:r w:rsidR="00DE21C9">
        <w:rPr>
          <w:rFonts w:ascii="Times New Roman" w:hAnsi="Times New Roman" w:cs="Times New Roman"/>
          <w:sz w:val="24"/>
          <w:szCs w:val="24"/>
        </w:rPr>
        <w:fldChar w:fldCharType="separate"/>
      </w:r>
      <w:r w:rsidR="00DE21C9">
        <w:rPr>
          <w:rFonts w:ascii="Times New Roman" w:hAnsi="Times New Roman" w:cs="Times New Roman"/>
          <w:noProof/>
          <w:sz w:val="24"/>
          <w:szCs w:val="24"/>
        </w:rPr>
        <w:t>(e.g., Odion et al. 2014)</w:t>
      </w:r>
      <w:r w:rsidR="00DE21C9">
        <w:rPr>
          <w:rFonts w:ascii="Times New Roman" w:hAnsi="Times New Roman" w:cs="Times New Roman"/>
          <w:sz w:val="24"/>
          <w:szCs w:val="24"/>
        </w:rPr>
        <w:fldChar w:fldCharType="end"/>
      </w:r>
      <w:r w:rsidR="00663F0A">
        <w:rPr>
          <w:rFonts w:ascii="Times New Roman" w:hAnsi="Times New Roman" w:cs="Times New Roman"/>
          <w:sz w:val="24"/>
          <w:szCs w:val="24"/>
        </w:rPr>
        <w:t xml:space="preserve">. </w:t>
      </w:r>
      <w:r w:rsidR="00EF0018">
        <w:rPr>
          <w:rFonts w:ascii="Times New Roman" w:hAnsi="Times New Roman" w:cs="Times New Roman"/>
          <w:sz w:val="24"/>
          <w:szCs w:val="24"/>
        </w:rPr>
        <w:t xml:space="preserve">This classification scheme ignores important information regarding the size and shape of high-severity patches that is </w:t>
      </w:r>
      <w:ins w:id="131" w:author="Malcolm North" w:date="2016-11-20T12:42:00Z">
        <w:r w:rsidR="009449F1">
          <w:rPr>
            <w:rFonts w:ascii="Times New Roman" w:hAnsi="Times New Roman" w:cs="Times New Roman"/>
            <w:sz w:val="24"/>
            <w:szCs w:val="24"/>
          </w:rPr>
          <w:t xml:space="preserve">highly </w:t>
        </w:r>
      </w:ins>
      <w:ins w:id="132" w:author="Stephens" w:date="2016-11-17T11:52:00Z">
        <w:del w:id="133" w:author="Malcolm North" w:date="2016-11-20T12:42:00Z">
          <w:r w:rsidR="00937282" w:rsidRPr="00937282" w:rsidDel="009449F1">
            <w:rPr>
              <w:rFonts w:ascii="Times New Roman" w:hAnsi="Times New Roman" w:cs="Times New Roman"/>
              <w:sz w:val="24"/>
              <w:szCs w:val="24"/>
            </w:rPr>
            <w:delText>exceedingly</w:delText>
          </w:r>
        </w:del>
      </w:ins>
      <w:del w:id="134" w:author="Stephens" w:date="2016-11-17T11:52:00Z">
        <w:r w:rsidR="00EF0018" w:rsidDel="00937282">
          <w:rPr>
            <w:rFonts w:ascii="Times New Roman" w:hAnsi="Times New Roman" w:cs="Times New Roman"/>
            <w:sz w:val="24"/>
            <w:szCs w:val="24"/>
          </w:rPr>
          <w:delText>highly</w:delText>
        </w:r>
      </w:del>
      <w:del w:id="135" w:author="Malcolm North" w:date="2016-11-20T12:42:00Z">
        <w:r w:rsidR="00EF0018" w:rsidDel="009449F1">
          <w:rPr>
            <w:rFonts w:ascii="Times New Roman" w:hAnsi="Times New Roman" w:cs="Times New Roman"/>
            <w:sz w:val="24"/>
            <w:szCs w:val="24"/>
          </w:rPr>
          <w:delText xml:space="preserve"> </w:delText>
        </w:r>
      </w:del>
      <w:r w:rsidR="00EF0018">
        <w:rPr>
          <w:rFonts w:ascii="Times New Roman" w:hAnsi="Times New Roman" w:cs="Times New Roman"/>
          <w:sz w:val="24"/>
          <w:szCs w:val="24"/>
        </w:rPr>
        <w:t xml:space="preserve">relevant to the processes that drive </w:t>
      </w:r>
      <w:r w:rsidR="00236B8C">
        <w:rPr>
          <w:rFonts w:ascii="Times New Roman" w:hAnsi="Times New Roman" w:cs="Times New Roman"/>
          <w:sz w:val="24"/>
          <w:szCs w:val="24"/>
        </w:rPr>
        <w:t>post-fire vegetation dynamics</w:t>
      </w:r>
      <w:r w:rsidR="00EF0018">
        <w:rPr>
          <w:rFonts w:ascii="Times New Roman" w:hAnsi="Times New Roman" w:cs="Times New Roman"/>
          <w:sz w:val="24"/>
          <w:szCs w:val="24"/>
        </w:rPr>
        <w:t xml:space="preserve"> in mixed-conifer forests.</w:t>
      </w:r>
      <w:r w:rsidR="00663F0A">
        <w:rPr>
          <w:rFonts w:ascii="Times New Roman" w:hAnsi="Times New Roman" w:cs="Times New Roman"/>
          <w:sz w:val="24"/>
          <w:szCs w:val="24"/>
        </w:rPr>
        <w:t xml:space="preserve"> </w:t>
      </w:r>
      <w:r w:rsidR="006C1C78">
        <w:rPr>
          <w:rFonts w:ascii="Times New Roman" w:hAnsi="Times New Roman" w:cs="Times New Roman"/>
          <w:sz w:val="24"/>
          <w:szCs w:val="24"/>
        </w:rPr>
        <w:t xml:space="preserve">We propose a new, more ecologically relevant approach for </w:t>
      </w:r>
      <w:r>
        <w:rPr>
          <w:rFonts w:ascii="Times New Roman" w:hAnsi="Times New Roman" w:cs="Times New Roman"/>
          <w:sz w:val="24"/>
          <w:szCs w:val="24"/>
        </w:rPr>
        <w:t>describ</w:t>
      </w:r>
      <w:r w:rsidR="006C1C78">
        <w:rPr>
          <w:rFonts w:ascii="Times New Roman" w:hAnsi="Times New Roman" w:cs="Times New Roman"/>
          <w:sz w:val="24"/>
          <w:szCs w:val="24"/>
        </w:rPr>
        <w:t xml:space="preserve">ing patterns of fire effects in these forest types. </w:t>
      </w:r>
      <w:r w:rsidR="00100965">
        <w:rPr>
          <w:rFonts w:ascii="Times New Roman" w:hAnsi="Times New Roman" w:cs="Times New Roman"/>
          <w:sz w:val="24"/>
          <w:szCs w:val="24"/>
        </w:rPr>
        <w:t xml:space="preserve">Although accurate assessments of departure </w:t>
      </w:r>
      <w:r w:rsidR="00F529FE">
        <w:rPr>
          <w:rFonts w:ascii="Times New Roman" w:hAnsi="Times New Roman" w:cs="Times New Roman"/>
          <w:sz w:val="24"/>
          <w:szCs w:val="24"/>
        </w:rPr>
        <w:t>are</w:t>
      </w:r>
      <w:r w:rsidR="00100965">
        <w:rPr>
          <w:rFonts w:ascii="Times New Roman" w:hAnsi="Times New Roman" w:cs="Times New Roman"/>
          <w:sz w:val="24"/>
          <w:szCs w:val="24"/>
        </w:rPr>
        <w:t xml:space="preserve"> hampered by the incom</w:t>
      </w:r>
      <w:r w:rsidR="00F40A4E">
        <w:rPr>
          <w:rFonts w:ascii="Times New Roman" w:hAnsi="Times New Roman" w:cs="Times New Roman"/>
          <w:sz w:val="24"/>
          <w:szCs w:val="24"/>
        </w:rPr>
        <w:t>plete nature of historical data</w:t>
      </w:r>
      <w:r w:rsidR="00100965">
        <w:rPr>
          <w:rFonts w:ascii="Times New Roman" w:hAnsi="Times New Roman" w:cs="Times New Roman"/>
          <w:sz w:val="24"/>
          <w:szCs w:val="24"/>
        </w:rPr>
        <w:t>, our approach will allow</w:t>
      </w:r>
      <w:r w:rsidR="00311753">
        <w:rPr>
          <w:rFonts w:ascii="Times New Roman" w:hAnsi="Times New Roman" w:cs="Times New Roman"/>
          <w:sz w:val="24"/>
          <w:szCs w:val="24"/>
        </w:rPr>
        <w:t xml:space="preserve"> f</w:t>
      </w:r>
      <w:r w:rsidR="00100965">
        <w:rPr>
          <w:rFonts w:ascii="Times New Roman" w:hAnsi="Times New Roman" w:cs="Times New Roman"/>
          <w:sz w:val="24"/>
          <w:szCs w:val="24"/>
        </w:rPr>
        <w:t xml:space="preserve">or more meaningful </w:t>
      </w:r>
      <w:ins w:id="136" w:author="Stephens" w:date="2016-11-17T11:53:00Z">
        <w:r w:rsidR="00937282">
          <w:rPr>
            <w:rFonts w:ascii="Times New Roman" w:hAnsi="Times New Roman" w:cs="Times New Roman"/>
            <w:sz w:val="24"/>
            <w:szCs w:val="24"/>
          </w:rPr>
          <w:t xml:space="preserve">ecological </w:t>
        </w:r>
      </w:ins>
      <w:r w:rsidR="00100965">
        <w:rPr>
          <w:rFonts w:ascii="Times New Roman" w:hAnsi="Times New Roman" w:cs="Times New Roman"/>
          <w:sz w:val="24"/>
          <w:szCs w:val="24"/>
        </w:rPr>
        <w:t>characterizations of</w:t>
      </w:r>
      <w:r>
        <w:rPr>
          <w:rFonts w:ascii="Times New Roman" w:hAnsi="Times New Roman" w:cs="Times New Roman"/>
          <w:sz w:val="24"/>
          <w:szCs w:val="24"/>
        </w:rPr>
        <w:t xml:space="preserve"> contemporary</w:t>
      </w:r>
      <w:r w:rsidR="00311753">
        <w:rPr>
          <w:rFonts w:ascii="Times New Roman" w:hAnsi="Times New Roman" w:cs="Times New Roman"/>
          <w:sz w:val="24"/>
          <w:szCs w:val="24"/>
        </w:rPr>
        <w:t xml:space="preserve"> fi</w:t>
      </w:r>
      <w:r w:rsidR="00BE5B05">
        <w:rPr>
          <w:rFonts w:ascii="Times New Roman" w:hAnsi="Times New Roman" w:cs="Times New Roman"/>
          <w:sz w:val="24"/>
          <w:szCs w:val="24"/>
        </w:rPr>
        <w:t>re patterns</w:t>
      </w:r>
      <w:r w:rsidR="00311753">
        <w:rPr>
          <w:rFonts w:ascii="Times New Roman" w:hAnsi="Times New Roman" w:cs="Times New Roman"/>
          <w:sz w:val="24"/>
          <w:szCs w:val="24"/>
        </w:rPr>
        <w:t>.</w:t>
      </w:r>
    </w:p>
    <w:p w14:paraId="36C204C4" w14:textId="5B08A560" w:rsidR="00311753" w:rsidRPr="00311753" w:rsidRDefault="00311753" w:rsidP="00453394">
      <w:pPr>
        <w:spacing w:after="0" w:line="480" w:lineRule="auto"/>
        <w:rPr>
          <w:rFonts w:ascii="Times New Roman" w:hAnsi="Times New Roman" w:cs="Times New Roman"/>
          <w:b/>
          <w:sz w:val="24"/>
          <w:szCs w:val="24"/>
        </w:rPr>
      </w:pPr>
      <w:del w:id="137" w:author="Miller, Jay D -FS" w:date="2016-11-08T09:11:00Z">
        <w:r w:rsidRPr="00311753" w:rsidDel="00D6541D">
          <w:rPr>
            <w:rFonts w:ascii="Times New Roman" w:hAnsi="Times New Roman" w:cs="Times New Roman"/>
            <w:b/>
            <w:sz w:val="24"/>
            <w:szCs w:val="24"/>
          </w:rPr>
          <w:delText xml:space="preserve">Problems with </w:delText>
        </w:r>
        <w:r w:rsidR="00796E65" w:rsidDel="00D6541D">
          <w:rPr>
            <w:rFonts w:ascii="Times New Roman" w:hAnsi="Times New Roman" w:cs="Times New Roman"/>
            <w:b/>
            <w:sz w:val="24"/>
            <w:szCs w:val="24"/>
          </w:rPr>
          <w:delText>using</w:delText>
        </w:r>
      </w:del>
      <w:ins w:id="138" w:author="Miller, Jay D -FS" w:date="2016-11-08T09:11:00Z">
        <w:r w:rsidR="00D6541D">
          <w:rPr>
            <w:rFonts w:ascii="Times New Roman" w:hAnsi="Times New Roman" w:cs="Times New Roman"/>
            <w:b/>
            <w:sz w:val="24"/>
            <w:szCs w:val="24"/>
          </w:rPr>
          <w:t>Scale and</w:t>
        </w:r>
      </w:ins>
      <w:r w:rsidR="00796E65">
        <w:rPr>
          <w:rFonts w:ascii="Times New Roman" w:hAnsi="Times New Roman" w:cs="Times New Roman"/>
          <w:b/>
          <w:sz w:val="24"/>
          <w:szCs w:val="24"/>
        </w:rPr>
        <w:t xml:space="preserve"> </w:t>
      </w:r>
      <w:r w:rsidR="00491365">
        <w:rPr>
          <w:rFonts w:ascii="Times New Roman" w:hAnsi="Times New Roman" w:cs="Times New Roman"/>
          <w:b/>
          <w:sz w:val="24"/>
          <w:szCs w:val="24"/>
        </w:rPr>
        <w:t>“</w:t>
      </w:r>
      <w:r w:rsidR="00A81372">
        <w:rPr>
          <w:rFonts w:ascii="Times New Roman" w:hAnsi="Times New Roman" w:cs="Times New Roman"/>
          <w:b/>
          <w:sz w:val="24"/>
          <w:szCs w:val="24"/>
        </w:rPr>
        <w:t>percent</w:t>
      </w:r>
      <w:r w:rsidR="00491365">
        <w:rPr>
          <w:rFonts w:ascii="Times New Roman" w:hAnsi="Times New Roman" w:cs="Times New Roman"/>
          <w:b/>
          <w:sz w:val="24"/>
          <w:szCs w:val="24"/>
        </w:rPr>
        <w:t xml:space="preserve"> high</w:t>
      </w:r>
      <w:r w:rsidR="00A81372">
        <w:rPr>
          <w:rFonts w:ascii="Times New Roman" w:hAnsi="Times New Roman" w:cs="Times New Roman"/>
          <w:b/>
          <w:sz w:val="24"/>
          <w:szCs w:val="24"/>
        </w:rPr>
        <w:t xml:space="preserve"> </w:t>
      </w:r>
      <w:r w:rsidRPr="00311753">
        <w:rPr>
          <w:rFonts w:ascii="Times New Roman" w:hAnsi="Times New Roman" w:cs="Times New Roman"/>
          <w:b/>
          <w:sz w:val="24"/>
          <w:szCs w:val="24"/>
        </w:rPr>
        <w:t>severity</w:t>
      </w:r>
      <w:r w:rsidR="00491365">
        <w:rPr>
          <w:rFonts w:ascii="Times New Roman" w:hAnsi="Times New Roman" w:cs="Times New Roman"/>
          <w:b/>
          <w:sz w:val="24"/>
          <w:szCs w:val="24"/>
        </w:rPr>
        <w:t>”</w:t>
      </w:r>
      <w:r w:rsidR="00796E65">
        <w:rPr>
          <w:rFonts w:ascii="Times New Roman" w:hAnsi="Times New Roman" w:cs="Times New Roman"/>
          <w:b/>
          <w:sz w:val="24"/>
          <w:szCs w:val="24"/>
        </w:rPr>
        <w:t xml:space="preserve"> </w:t>
      </w:r>
      <w:del w:id="139" w:author="Miller, Jay D -FS" w:date="2016-11-08T09:11:00Z">
        <w:r w:rsidR="00A81372" w:rsidDel="00D6541D">
          <w:rPr>
            <w:rFonts w:ascii="Times New Roman" w:hAnsi="Times New Roman" w:cs="Times New Roman"/>
            <w:b/>
            <w:sz w:val="24"/>
            <w:szCs w:val="24"/>
          </w:rPr>
          <w:delText>to describe fire regimes</w:delText>
        </w:r>
      </w:del>
    </w:p>
    <w:p w14:paraId="19410A9B" w14:textId="5ADE8C34" w:rsidR="00B929AC" w:rsidRDefault="00796E65"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t>D</w:t>
      </w:r>
      <w:r w:rsidR="006E5EB5">
        <w:rPr>
          <w:rFonts w:ascii="Times New Roman" w:hAnsi="Times New Roman" w:cs="Times New Roman"/>
          <w:sz w:val="24"/>
          <w:szCs w:val="24"/>
        </w:rPr>
        <w:t>espite having widely used</w:t>
      </w:r>
      <w:r>
        <w:rPr>
          <w:rFonts w:ascii="Times New Roman" w:hAnsi="Times New Roman" w:cs="Times New Roman"/>
          <w:sz w:val="24"/>
          <w:szCs w:val="24"/>
        </w:rPr>
        <w:t xml:space="preserve"> definitions for binning fire regimes </w:t>
      </w:r>
      <w:r w:rsidR="000E66C4">
        <w:rPr>
          <w:rFonts w:ascii="Times New Roman" w:hAnsi="Times New Roman" w:cs="Times New Roman"/>
          <w:sz w:val="24"/>
          <w:szCs w:val="24"/>
        </w:rPr>
        <w:t xml:space="preserve">based </w:t>
      </w:r>
      <w:r w:rsidR="006E5EB5">
        <w:rPr>
          <w:rFonts w:ascii="Times New Roman" w:hAnsi="Times New Roman" w:cs="Times New Roman"/>
          <w:sz w:val="24"/>
          <w:szCs w:val="24"/>
        </w:rPr>
        <w:t xml:space="preserve">on </w:t>
      </w:r>
      <w:r w:rsidR="00663F0A">
        <w:rPr>
          <w:rFonts w:ascii="Times New Roman" w:hAnsi="Times New Roman" w:cs="Times New Roman"/>
          <w:sz w:val="24"/>
          <w:szCs w:val="24"/>
        </w:rPr>
        <w:t>cumulative</w:t>
      </w:r>
      <w:r w:rsidR="001C27D5">
        <w:rPr>
          <w:rFonts w:ascii="Times New Roman" w:hAnsi="Times New Roman" w:cs="Times New Roman"/>
          <w:sz w:val="24"/>
          <w:szCs w:val="24"/>
        </w:rPr>
        <w:t xml:space="preserve"> </w:t>
      </w:r>
      <w:r w:rsidR="006E5EB5">
        <w:rPr>
          <w:rFonts w:ascii="Times New Roman" w:hAnsi="Times New Roman" w:cs="Times New Roman"/>
          <w:sz w:val="24"/>
          <w:szCs w:val="24"/>
        </w:rPr>
        <w:t xml:space="preserve">overstory mortality </w:t>
      </w:r>
      <w:r w:rsidR="001C27D5">
        <w:rPr>
          <w:rFonts w:ascii="Times New Roman" w:hAnsi="Times New Roman" w:cs="Times New Roman"/>
          <w:sz w:val="24"/>
          <w:szCs w:val="24"/>
        </w:rPr>
        <w:t>levels</w:t>
      </w:r>
      <w:r w:rsidR="00357112">
        <w:rPr>
          <w:rFonts w:ascii="Times New Roman" w:hAnsi="Times New Roman" w:cs="Times New Roman"/>
          <w:sz w:val="24"/>
          <w:szCs w:val="24"/>
        </w:rPr>
        <w:t xml:space="preserve"> </w:t>
      </w:r>
      <w:r w:rsidR="00357112">
        <w:rPr>
          <w:rFonts w:ascii="Times New Roman" w:hAnsi="Times New Roman" w:cs="Times New Roman"/>
          <w:sz w:val="24"/>
          <w:szCs w:val="24"/>
        </w:rPr>
        <w:fldChar w:fldCharType="begin"/>
      </w:r>
      <w:r w:rsidR="00AE3161">
        <w:rPr>
          <w:rFonts w:ascii="Times New Roman" w:hAnsi="Times New Roman" w:cs="Times New Roman"/>
          <w:sz w:val="24"/>
          <w:szCs w:val="24"/>
        </w:rPr>
        <w:instrText xml:space="preserve"> ADDIN EN.CITE &lt;EndNote&gt;&lt;Cite&gt;&lt;Author&gt;Agee&lt;/Author&gt;&lt;Year&gt;1993&lt;/Year&gt;&lt;RecNum&gt;452&lt;/RecNum&gt;&lt;Prefix&gt;&amp;lt;20%`, 20-70%`, &amp;gt;70%`; &lt;/Prefix&gt;&lt;DisplayText&gt;(&amp;lt;20%, 20-70%, &amp;gt;70%; Agee 1993)&lt;/DisplayText&gt;&lt;record&gt;&lt;rec-number&gt;452&lt;/rec-number&gt;&lt;foreign-keys&gt;&lt;key app="EN" db-id="tre00sewcs55d2e0szppfpa0paptvstsvzt9" timestamp="0"&gt;452&lt;/key&gt;&lt;/foreign-keys&gt;&lt;ref-type name="Book"&gt;6&lt;/ref-type&gt;&lt;contributors&gt;&lt;authors&gt;&lt;author&gt;Agee, J. K.&lt;/author&gt;&lt;/authors&gt;&lt;/contributors&gt;&lt;titles&gt;&lt;title&gt;Fire ecology of Pacific Northwest forests&lt;/title&gt;&lt;short-title&gt;don&amp;apos;t have&lt;/short-title&gt;&lt;/titles&gt;&lt;dates&gt;&lt;year&gt;1993&lt;/year&gt;&lt;/dates&gt;&lt;pub-location&gt;Washington D.C., USA&lt;/pub-location&gt;&lt;publisher&gt;Island Press&lt;/publisher&gt;&lt;urls&gt;&lt;/urls&gt;&lt;/record&gt;&lt;/Cite&gt;&lt;/EndNote&gt;</w:instrText>
      </w:r>
      <w:r w:rsidR="00357112">
        <w:rPr>
          <w:rFonts w:ascii="Times New Roman" w:hAnsi="Times New Roman" w:cs="Times New Roman"/>
          <w:sz w:val="24"/>
          <w:szCs w:val="24"/>
        </w:rPr>
        <w:fldChar w:fldCharType="separate"/>
      </w:r>
      <w:r w:rsidR="00AE3161">
        <w:rPr>
          <w:rFonts w:ascii="Times New Roman" w:hAnsi="Times New Roman" w:cs="Times New Roman"/>
          <w:noProof/>
          <w:sz w:val="24"/>
          <w:szCs w:val="24"/>
        </w:rPr>
        <w:t>(</w:t>
      </w:r>
      <w:ins w:id="140" w:author="Miller, Jay D -FS" w:date="2016-11-08T09:03:00Z">
        <w:r w:rsidR="00185933">
          <w:rPr>
            <w:rFonts w:ascii="Times New Roman" w:hAnsi="Times New Roman" w:cs="Times New Roman"/>
            <w:noProof/>
            <w:sz w:val="24"/>
            <w:szCs w:val="24"/>
          </w:rPr>
          <w:t xml:space="preserve">e.g., </w:t>
        </w:r>
      </w:ins>
      <w:r w:rsidR="00AE3161">
        <w:rPr>
          <w:rFonts w:ascii="Times New Roman" w:hAnsi="Times New Roman" w:cs="Times New Roman"/>
          <w:noProof/>
          <w:sz w:val="24"/>
          <w:szCs w:val="24"/>
        </w:rPr>
        <w:t>&lt;20%, 20-70%, &gt;70%; Agee 1993)</w:t>
      </w:r>
      <w:r w:rsidR="00357112">
        <w:rPr>
          <w:rFonts w:ascii="Times New Roman" w:hAnsi="Times New Roman" w:cs="Times New Roman"/>
          <w:sz w:val="24"/>
          <w:szCs w:val="24"/>
        </w:rPr>
        <w:fldChar w:fldCharType="end"/>
      </w:r>
      <w:r>
        <w:rPr>
          <w:rFonts w:ascii="Times New Roman" w:hAnsi="Times New Roman" w:cs="Times New Roman"/>
          <w:sz w:val="24"/>
          <w:szCs w:val="24"/>
        </w:rPr>
        <w:t>, there is considerable ambiguity</w:t>
      </w:r>
      <w:r w:rsidR="006E5EB5">
        <w:rPr>
          <w:rFonts w:ascii="Times New Roman" w:hAnsi="Times New Roman" w:cs="Times New Roman"/>
          <w:sz w:val="24"/>
          <w:szCs w:val="24"/>
        </w:rPr>
        <w:t xml:space="preserve"> in the scale at which these mortality thresholds should be applied.</w:t>
      </w:r>
      <w:r w:rsidR="00491365">
        <w:rPr>
          <w:rFonts w:ascii="Times New Roman" w:hAnsi="Times New Roman" w:cs="Times New Roman"/>
          <w:sz w:val="24"/>
          <w:szCs w:val="24"/>
        </w:rPr>
        <w:t xml:space="preserve"> </w:t>
      </w:r>
      <w:del w:id="141" w:author="Stephens" w:date="2016-11-17T11:54:00Z">
        <w:r w:rsidR="00907A2F" w:rsidDel="00937282">
          <w:rPr>
            <w:rFonts w:ascii="Times New Roman" w:hAnsi="Times New Roman" w:cs="Times New Roman"/>
            <w:sz w:val="24"/>
            <w:szCs w:val="24"/>
          </w:rPr>
          <w:delText>M</w:delText>
        </w:r>
        <w:r w:rsidR="006E5EB5" w:rsidDel="00937282">
          <w:rPr>
            <w:rFonts w:ascii="Times New Roman" w:hAnsi="Times New Roman" w:cs="Times New Roman"/>
            <w:sz w:val="24"/>
            <w:szCs w:val="24"/>
          </w:rPr>
          <w:delText xml:space="preserve">ost </w:delText>
        </w:r>
      </w:del>
      <w:ins w:id="142" w:author="Stephens" w:date="2016-11-17T11:54:00Z">
        <w:r w:rsidR="00937282">
          <w:rPr>
            <w:rFonts w:ascii="Times New Roman" w:hAnsi="Times New Roman" w:cs="Times New Roman"/>
            <w:sz w:val="24"/>
            <w:szCs w:val="24"/>
          </w:rPr>
          <w:t xml:space="preserve">All </w:t>
        </w:r>
      </w:ins>
      <w:r w:rsidR="006E5EB5">
        <w:rPr>
          <w:rFonts w:ascii="Times New Roman" w:hAnsi="Times New Roman" w:cs="Times New Roman"/>
          <w:sz w:val="24"/>
          <w:szCs w:val="24"/>
        </w:rPr>
        <w:t xml:space="preserve">fires </w:t>
      </w:r>
      <w:r w:rsidR="0071233C">
        <w:rPr>
          <w:rFonts w:ascii="Times New Roman" w:hAnsi="Times New Roman" w:cs="Times New Roman"/>
          <w:sz w:val="24"/>
          <w:szCs w:val="24"/>
        </w:rPr>
        <w:t xml:space="preserve">in </w:t>
      </w:r>
      <w:r w:rsidR="0071233C">
        <w:rPr>
          <w:rFonts w:ascii="Times New Roman" w:hAnsi="Times New Roman" w:cs="Times New Roman"/>
          <w:sz w:val="24"/>
          <w:szCs w:val="24"/>
        </w:rPr>
        <w:lastRenderedPageBreak/>
        <w:t xml:space="preserve">dry forests </w:t>
      </w:r>
      <w:r w:rsidR="00907A2F">
        <w:rPr>
          <w:rFonts w:ascii="Times New Roman" w:hAnsi="Times New Roman" w:cs="Times New Roman"/>
          <w:sz w:val="24"/>
          <w:szCs w:val="24"/>
        </w:rPr>
        <w:t xml:space="preserve">will </w:t>
      </w:r>
      <w:r w:rsidR="00236B8C">
        <w:rPr>
          <w:rFonts w:ascii="Times New Roman" w:hAnsi="Times New Roman" w:cs="Times New Roman"/>
          <w:sz w:val="24"/>
          <w:szCs w:val="24"/>
        </w:rPr>
        <w:t>have patches of burned area in all three overstory mortality classes</w:t>
      </w:r>
      <w:r w:rsidR="00907A2F">
        <w:rPr>
          <w:rFonts w:ascii="Times New Roman" w:hAnsi="Times New Roman" w:cs="Times New Roman"/>
          <w:sz w:val="24"/>
          <w:szCs w:val="24"/>
        </w:rPr>
        <w:t xml:space="preserve">; i.e., even “low-severity” fires will </w:t>
      </w:r>
      <w:r w:rsidR="00236B8C">
        <w:rPr>
          <w:rFonts w:ascii="Times New Roman" w:hAnsi="Times New Roman" w:cs="Times New Roman"/>
          <w:sz w:val="24"/>
          <w:szCs w:val="24"/>
        </w:rPr>
        <w:t>have small stand-replacing patches</w:t>
      </w:r>
      <w:r w:rsidR="006E5EB5">
        <w:rPr>
          <w:rFonts w:ascii="Times New Roman" w:hAnsi="Times New Roman" w:cs="Times New Roman"/>
          <w:sz w:val="24"/>
          <w:szCs w:val="24"/>
        </w:rPr>
        <w:t xml:space="preserve"> </w:t>
      </w:r>
      <w:r w:rsidR="006E5EB5">
        <w:rPr>
          <w:rFonts w:ascii="Times New Roman" w:hAnsi="Times New Roman" w:cs="Times New Roman"/>
          <w:sz w:val="24"/>
          <w:szCs w:val="24"/>
        </w:rPr>
        <w:fldChar w:fldCharType="begin"/>
      </w:r>
      <w:r w:rsidR="006E5EB5">
        <w:rPr>
          <w:rFonts w:ascii="Times New Roman" w:hAnsi="Times New Roman" w:cs="Times New Roman"/>
          <w:sz w:val="24"/>
          <w:szCs w:val="24"/>
        </w:rPr>
        <w:instrText xml:space="preserve"> ADDIN EN.CITE &lt;EndNote&gt;&lt;Cite&gt;&lt;Author&gt;Brown&lt;/Author&gt;&lt;Year&gt;2008&lt;/Year&gt;&lt;RecNum&gt;913&lt;/RecNum&gt;&lt;DisplayText&gt;(Brown et al. 2008)&lt;/DisplayText&gt;&lt;record&gt;&lt;rec-number&gt;913&lt;/rec-number&gt;&lt;foreign-keys&gt;&lt;key app="EN" db-id="tre00sewcs55d2e0szppfpa0paptvstsvzt9" timestamp="0"&gt;913&lt;/key&gt;&lt;/foreign-keys&gt;&lt;ref-type name="Journal Article"&gt;17&lt;/ref-type&gt;&lt;contributors&gt;&lt;authors&gt;&lt;author&gt;Brown, P. M.&lt;/author&gt;&lt;author&gt;Wienk, C. L.&lt;/author&gt;&lt;author&gt;Symstad, A. J.&lt;/author&gt;&lt;/authors&gt;&lt;/contributors&gt;&lt;titles&gt;&lt;title&gt;Fire and forest history at Mount Rushmore&lt;/title&gt;&lt;secondary-title&gt;Ecological Applications&lt;/secondary-title&gt;&lt;alt-title&gt;Ecol. Appl.&lt;/alt-title&gt;&lt;short-title&gt;paper/digital&lt;/short-title&gt;&lt;/titles&gt;&lt;periodical&gt;&lt;full-title&gt;Ecological Applications&lt;/full-title&gt;&lt;abbr-1&gt;Ecol. Appl.&lt;/abbr-1&gt;&lt;/periodical&gt;&lt;alt-periodical&gt;&lt;full-title&gt;Ecological Applications&lt;/full-title&gt;&lt;abbr-1&gt;Ecol. Appl.&lt;/abbr-1&gt;&lt;/alt-periodical&gt;&lt;pages&gt;1984-1999&lt;/pages&gt;&lt;volume&gt;18&lt;/volume&gt;&lt;number&gt;8&lt;/number&gt;&lt;keywords&gt;&lt;keyword&gt;dendroecology&lt;/keyword&gt;&lt;keyword&gt;fire behavior&lt;/keyword&gt;&lt;keyword&gt;fire frequency&lt;/keyword&gt;&lt;keyword&gt;fire history&lt;/keyword&gt;&lt;keyword&gt;fire&lt;/keyword&gt;&lt;keyword&gt;severity&lt;/keyword&gt;&lt;keyword&gt;forest structure&lt;/keyword&gt;&lt;keyword&gt;ponderosa pine&lt;/keyword&gt;&lt;keyword&gt;reference dynamics&lt;/keyword&gt;&lt;keyword&gt;restoration ecology&lt;/keyword&gt;&lt;keyword&gt;PONDEROSA PINE FORESTS&lt;/keyword&gt;&lt;keyword&gt;WESTERN UNITED-STATES&lt;/keyword&gt;&lt;keyword&gt;BLACK-HILLS&lt;/keyword&gt;&lt;keyword&gt;ECOLOGICAL&lt;/keyword&gt;&lt;keyword&gt;RESTORATION&lt;/keyword&gt;&lt;keyword&gt;TREE RECRUITMENT&lt;/keyword&gt;&lt;keyword&gt;CROWN FIRE&lt;/keyword&gt;&lt;keyword&gt;CLIMATE&lt;/keyword&gt;&lt;keyword&gt;FUELS&lt;/keyword&gt;&lt;keyword&gt;VARIABILITY&lt;/keyword&gt;&lt;keyword&gt;PERSPECTIVE&lt;/keyword&gt;&lt;/keywords&gt;&lt;dates&gt;&lt;year&gt;2008&lt;/year&gt;&lt;pub-dates&gt;&lt;date&gt;Dec&lt;/date&gt;&lt;/pub-dates&gt;&lt;/dates&gt;&lt;isbn&gt;1051-0761&lt;/isbn&gt;&lt;accession-num&gt;ISI:000262605500013&lt;/accession-num&gt;&lt;work-type&gt;Article&lt;/work-type&gt;&lt;urls&gt;&lt;related-urls&gt;&lt;url&gt;&amp;lt;Go to ISI&amp;gt;://000262605500013&lt;/url&gt;&lt;/related-urls&gt;&lt;/urls&gt;&lt;/record&gt;&lt;/Cite&gt;&lt;/EndNote&gt;</w:instrText>
      </w:r>
      <w:r w:rsidR="006E5EB5">
        <w:rPr>
          <w:rFonts w:ascii="Times New Roman" w:hAnsi="Times New Roman" w:cs="Times New Roman"/>
          <w:sz w:val="24"/>
          <w:szCs w:val="24"/>
        </w:rPr>
        <w:fldChar w:fldCharType="separate"/>
      </w:r>
      <w:r w:rsidR="006E5EB5">
        <w:rPr>
          <w:rFonts w:ascii="Times New Roman" w:hAnsi="Times New Roman" w:cs="Times New Roman"/>
          <w:noProof/>
          <w:sz w:val="24"/>
          <w:szCs w:val="24"/>
        </w:rPr>
        <w:t>(Brown et al. 2008)</w:t>
      </w:r>
      <w:r w:rsidR="006E5EB5">
        <w:rPr>
          <w:rFonts w:ascii="Times New Roman" w:hAnsi="Times New Roman" w:cs="Times New Roman"/>
          <w:sz w:val="24"/>
          <w:szCs w:val="24"/>
        </w:rPr>
        <w:fldChar w:fldCharType="end"/>
      </w:r>
      <w:r w:rsidR="00B929AC">
        <w:rPr>
          <w:rFonts w:ascii="Times New Roman" w:hAnsi="Times New Roman" w:cs="Times New Roman"/>
          <w:sz w:val="24"/>
          <w:szCs w:val="24"/>
        </w:rPr>
        <w:t>.</w:t>
      </w:r>
      <w:r w:rsidR="006E5EB5">
        <w:rPr>
          <w:rFonts w:ascii="Times New Roman" w:hAnsi="Times New Roman" w:cs="Times New Roman"/>
          <w:sz w:val="24"/>
          <w:szCs w:val="24"/>
        </w:rPr>
        <w:t xml:space="preserve"> This suggests that these thresholds are more suited for coarser spatial scale assessments, such as summarizing </w:t>
      </w:r>
      <w:r w:rsidR="00B929AC">
        <w:rPr>
          <w:rFonts w:ascii="Times New Roman" w:hAnsi="Times New Roman" w:cs="Times New Roman"/>
          <w:sz w:val="24"/>
          <w:szCs w:val="24"/>
        </w:rPr>
        <w:t xml:space="preserve">the percentage of </w:t>
      </w:r>
      <w:r w:rsidR="006E5EB5">
        <w:rPr>
          <w:rFonts w:ascii="Times New Roman" w:hAnsi="Times New Roman" w:cs="Times New Roman"/>
          <w:sz w:val="24"/>
          <w:szCs w:val="24"/>
        </w:rPr>
        <w:t>individual fires</w:t>
      </w:r>
      <w:r w:rsidR="00B929AC">
        <w:rPr>
          <w:rFonts w:ascii="Times New Roman" w:hAnsi="Times New Roman" w:cs="Times New Roman"/>
          <w:sz w:val="24"/>
          <w:szCs w:val="24"/>
        </w:rPr>
        <w:t xml:space="preserve"> that is mapped as discrete stand-replacing patches,</w:t>
      </w:r>
      <w:r w:rsidR="006E5EB5">
        <w:rPr>
          <w:rFonts w:ascii="Times New Roman" w:hAnsi="Times New Roman" w:cs="Times New Roman"/>
          <w:sz w:val="24"/>
          <w:szCs w:val="24"/>
        </w:rPr>
        <w:t xml:space="preserve"> or possibly multiple fires over time across a landscape </w:t>
      </w:r>
      <w:r w:rsidR="006E5EB5">
        <w:rPr>
          <w:rFonts w:ascii="Times New Roman" w:hAnsi="Times New Roman" w:cs="Times New Roman"/>
          <w:sz w:val="24"/>
          <w:szCs w:val="24"/>
        </w:rPr>
        <w:fldChar w:fldCharType="begin"/>
      </w:r>
      <w:r w:rsidR="006E5EB5">
        <w:rPr>
          <w:rFonts w:ascii="Times New Roman" w:hAnsi="Times New Roman" w:cs="Times New Roman"/>
          <w:sz w:val="24"/>
          <w:szCs w:val="24"/>
        </w:rPr>
        <w:instrText xml:space="preserve"> ADDIN EN.CITE &lt;EndNote&gt;&lt;Cite&gt;&lt;Author&gt;Agee&lt;/Author&gt;&lt;Year&gt;1998&lt;/Year&gt;&lt;RecNum&gt;2&lt;/RecNum&gt;&lt;DisplayText&gt;(Agee 1998)&lt;/DisplayText&gt;&lt;record&gt;&lt;rec-number&gt;2&lt;/rec-number&gt;&lt;foreign-keys&gt;&lt;key app="EN" db-id="tre00sewcs55d2e0szppfpa0paptvstsvzt9" timestamp="0"&gt;2&lt;/key&gt;&lt;/foreign-keys&gt;&lt;ref-type name="Journal Article"&gt;17&lt;/ref-type&gt;&lt;contributors&gt;&lt;authors&gt;&lt;author&gt;Agee, J. K.&lt;/author&gt;&lt;/authors&gt;&lt;/contributors&gt;&lt;titles&gt;&lt;title&gt;The landscape ecology of Western forest fire regimes&lt;/title&gt;&lt;secondary-title&gt;Northwest Science&lt;/secondary-title&gt;&lt;alt-title&gt;Northwest Sci.&lt;/alt-title&gt;&lt;short-title&gt;paper&lt;/short-title&gt;&lt;/titles&gt;&lt;periodical&gt;&lt;full-title&gt;Northwest Science&lt;/full-title&gt;&lt;abbr-1&gt;Northwest Sci.&lt;/abbr-1&gt;&lt;/periodical&gt;&lt;alt-periodical&gt;&lt;full-title&gt;Northwest Science&lt;/full-title&gt;&lt;abbr-1&gt;Northwest Sci.&lt;/abbr-1&gt;&lt;/alt-periodical&gt;&lt;pages&gt;24-34&lt;/pages&gt;&lt;volume&gt;72&lt;/volume&gt;&lt;number&gt;Special Issue&lt;/number&gt;&lt;dates&gt;&lt;year&gt;1998&lt;/year&gt;&lt;/dates&gt;&lt;urls&gt;&lt;/urls&gt;&lt;/record&gt;&lt;/Cite&gt;&lt;/EndNote&gt;</w:instrText>
      </w:r>
      <w:r w:rsidR="006E5EB5">
        <w:rPr>
          <w:rFonts w:ascii="Times New Roman" w:hAnsi="Times New Roman" w:cs="Times New Roman"/>
          <w:sz w:val="24"/>
          <w:szCs w:val="24"/>
        </w:rPr>
        <w:fldChar w:fldCharType="separate"/>
      </w:r>
      <w:r w:rsidR="006E5EB5">
        <w:rPr>
          <w:rFonts w:ascii="Times New Roman" w:hAnsi="Times New Roman" w:cs="Times New Roman"/>
          <w:noProof/>
          <w:sz w:val="24"/>
          <w:szCs w:val="24"/>
        </w:rPr>
        <w:t>(Agee 1998)</w:t>
      </w:r>
      <w:r w:rsidR="006E5EB5">
        <w:rPr>
          <w:rFonts w:ascii="Times New Roman" w:hAnsi="Times New Roman" w:cs="Times New Roman"/>
          <w:sz w:val="24"/>
          <w:szCs w:val="24"/>
        </w:rPr>
        <w:fldChar w:fldCharType="end"/>
      </w:r>
      <w:r w:rsidR="006E5EB5">
        <w:rPr>
          <w:rFonts w:ascii="Times New Roman" w:hAnsi="Times New Roman" w:cs="Times New Roman"/>
          <w:sz w:val="24"/>
          <w:szCs w:val="24"/>
        </w:rPr>
        <w:t xml:space="preserve">. </w:t>
      </w:r>
      <w:r w:rsidR="00236B8C">
        <w:rPr>
          <w:rFonts w:ascii="Times New Roman" w:hAnsi="Times New Roman" w:cs="Times New Roman"/>
          <w:sz w:val="24"/>
          <w:szCs w:val="24"/>
        </w:rPr>
        <w:t>However, it is possible</w:t>
      </w:r>
      <w:del w:id="143" w:author="Miller, Jay D -FS" w:date="2016-11-08T09:04:00Z">
        <w:r w:rsidR="00236B8C" w:rsidDel="00185933">
          <w:rPr>
            <w:rFonts w:ascii="Times New Roman" w:hAnsi="Times New Roman" w:cs="Times New Roman"/>
            <w:sz w:val="24"/>
            <w:szCs w:val="24"/>
          </w:rPr>
          <w:delText xml:space="preserve"> to have</w:delText>
        </w:r>
      </w:del>
      <w:ins w:id="144" w:author="Miller, Jay D -FS" w:date="2016-11-08T09:04:00Z">
        <w:r w:rsidR="00185933">
          <w:rPr>
            <w:rFonts w:ascii="Times New Roman" w:hAnsi="Times New Roman" w:cs="Times New Roman"/>
            <w:sz w:val="24"/>
            <w:szCs w:val="24"/>
          </w:rPr>
          <w:t xml:space="preserve"> that </w:t>
        </w:r>
      </w:ins>
      <w:ins w:id="145" w:author="Miller, Jay D -FS" w:date="2016-11-08T09:05:00Z">
        <w:r w:rsidR="00185933">
          <w:rPr>
            <w:rFonts w:ascii="Times New Roman" w:hAnsi="Times New Roman" w:cs="Times New Roman"/>
            <w:sz w:val="24"/>
            <w:szCs w:val="24"/>
          </w:rPr>
          <w:t xml:space="preserve">individual </w:t>
        </w:r>
      </w:ins>
      <w:ins w:id="146" w:author="Miller, Jay D -FS" w:date="2016-11-08T09:04:00Z">
        <w:r w:rsidR="00185933">
          <w:rPr>
            <w:rFonts w:ascii="Times New Roman" w:hAnsi="Times New Roman" w:cs="Times New Roman"/>
            <w:sz w:val="24"/>
            <w:szCs w:val="24"/>
          </w:rPr>
          <w:t>fires with</w:t>
        </w:r>
      </w:ins>
      <w:r w:rsidR="00236B8C">
        <w:rPr>
          <w:rFonts w:ascii="Times New Roman" w:hAnsi="Times New Roman" w:cs="Times New Roman"/>
          <w:sz w:val="24"/>
          <w:szCs w:val="24"/>
        </w:rPr>
        <w:t xml:space="preserve"> relatively low </w:t>
      </w:r>
      <w:del w:id="147" w:author="Malcolm North" w:date="2016-11-17T15:51:00Z">
        <w:r w:rsidR="00236B8C" w:rsidDel="00700E2D">
          <w:rPr>
            <w:rFonts w:ascii="Times New Roman" w:hAnsi="Times New Roman" w:cs="Times New Roman"/>
            <w:sz w:val="24"/>
            <w:szCs w:val="24"/>
          </w:rPr>
          <w:delText xml:space="preserve">to moderate </w:delText>
        </w:r>
      </w:del>
      <w:r w:rsidR="00236B8C">
        <w:rPr>
          <w:rFonts w:ascii="Times New Roman" w:hAnsi="Times New Roman" w:cs="Times New Roman"/>
          <w:sz w:val="24"/>
          <w:szCs w:val="24"/>
        </w:rPr>
        <w:t xml:space="preserve">overall proportions of stand-replacing effects </w:t>
      </w:r>
      <w:ins w:id="148" w:author="Miller, Jay D -FS" w:date="2016-11-08T09:06:00Z">
        <w:r w:rsidR="007329F2">
          <w:rPr>
            <w:rFonts w:ascii="Times New Roman" w:hAnsi="Times New Roman" w:cs="Times New Roman"/>
            <w:sz w:val="24"/>
            <w:szCs w:val="24"/>
          </w:rPr>
          <w:t xml:space="preserve">can </w:t>
        </w:r>
      </w:ins>
      <w:del w:id="149" w:author="Miller, Jay D -FS" w:date="2016-11-08T09:05:00Z">
        <w:r w:rsidR="00236B8C" w:rsidDel="00185933">
          <w:rPr>
            <w:rFonts w:ascii="Times New Roman" w:hAnsi="Times New Roman" w:cs="Times New Roman"/>
            <w:sz w:val="24"/>
            <w:szCs w:val="24"/>
          </w:rPr>
          <w:delText xml:space="preserve">within individual fires </w:delText>
        </w:r>
      </w:del>
      <w:r w:rsidR="00236B8C">
        <w:rPr>
          <w:rFonts w:ascii="Times New Roman" w:hAnsi="Times New Roman" w:cs="Times New Roman"/>
          <w:sz w:val="24"/>
          <w:szCs w:val="24"/>
        </w:rPr>
        <w:t xml:space="preserve">result in different spatial patterns of </w:t>
      </w:r>
      <w:ins w:id="150" w:author="Stephens" w:date="2016-11-17T11:54:00Z">
        <w:r w:rsidR="00937282">
          <w:rPr>
            <w:rFonts w:ascii="Times New Roman" w:hAnsi="Times New Roman" w:cs="Times New Roman"/>
            <w:sz w:val="24"/>
            <w:szCs w:val="24"/>
          </w:rPr>
          <w:t xml:space="preserve">tree </w:t>
        </w:r>
      </w:ins>
      <w:r w:rsidR="00236B8C">
        <w:rPr>
          <w:rFonts w:ascii="Times New Roman" w:hAnsi="Times New Roman" w:cs="Times New Roman"/>
          <w:sz w:val="24"/>
          <w:szCs w:val="24"/>
        </w:rPr>
        <w:t>mortality</w:t>
      </w:r>
      <w:ins w:id="151" w:author="Miller, Jay D -FS" w:date="2016-11-08T09:05:00Z">
        <w:r w:rsidR="00185933">
          <w:rPr>
            <w:rFonts w:ascii="Times New Roman" w:hAnsi="Times New Roman" w:cs="Times New Roman"/>
            <w:sz w:val="24"/>
            <w:szCs w:val="24"/>
          </w:rPr>
          <w:t xml:space="preserve"> that </w:t>
        </w:r>
      </w:ins>
      <w:ins w:id="152" w:author="Miller, Jay D -FS" w:date="2016-11-08T09:06:00Z">
        <w:r w:rsidR="007329F2">
          <w:rPr>
            <w:rFonts w:ascii="Times New Roman" w:hAnsi="Times New Roman" w:cs="Times New Roman"/>
            <w:sz w:val="24"/>
            <w:szCs w:val="24"/>
          </w:rPr>
          <w:t xml:space="preserve">have </w:t>
        </w:r>
        <w:del w:id="153" w:author="Malcolm North" w:date="2016-11-20T12:43:00Z">
          <w:r w:rsidR="007329F2" w:rsidDel="009449F1">
            <w:rPr>
              <w:rFonts w:ascii="Times New Roman" w:hAnsi="Times New Roman" w:cs="Times New Roman"/>
              <w:sz w:val="24"/>
              <w:szCs w:val="24"/>
            </w:rPr>
            <w:delText>vast</w:delText>
          </w:r>
        </w:del>
      </w:ins>
      <w:ins w:id="154" w:author="Malcolm North" w:date="2016-11-20T12:43:00Z">
        <w:r w:rsidR="009449F1">
          <w:rPr>
            <w:rFonts w:ascii="Times New Roman" w:hAnsi="Times New Roman" w:cs="Times New Roman"/>
            <w:sz w:val="24"/>
            <w:szCs w:val="24"/>
          </w:rPr>
          <w:t>significant</w:t>
        </w:r>
      </w:ins>
      <w:ins w:id="155" w:author="Miller, Jay D -FS" w:date="2016-11-08T09:06:00Z">
        <w:r w:rsidR="007329F2">
          <w:rPr>
            <w:rFonts w:ascii="Times New Roman" w:hAnsi="Times New Roman" w:cs="Times New Roman"/>
            <w:sz w:val="24"/>
            <w:szCs w:val="24"/>
          </w:rPr>
          <w:t>ly different long-term ecological effects</w:t>
        </w:r>
      </w:ins>
      <w:r w:rsidR="00236B8C">
        <w:rPr>
          <w:rFonts w:ascii="Times New Roman" w:hAnsi="Times New Roman" w:cs="Times New Roman"/>
          <w:sz w:val="24"/>
          <w:szCs w:val="24"/>
        </w:rPr>
        <w:t xml:space="preserve">. </w:t>
      </w:r>
      <w:del w:id="156" w:author="Peter M. Brown" w:date="2016-11-25T08:28:00Z">
        <w:r w:rsidR="00236B8C" w:rsidDel="00B839D3">
          <w:rPr>
            <w:rFonts w:ascii="Times New Roman" w:hAnsi="Times New Roman" w:cs="Times New Roman"/>
            <w:sz w:val="24"/>
            <w:szCs w:val="24"/>
          </w:rPr>
          <w:delText>For example,</w:delText>
        </w:r>
      </w:del>
      <w:ins w:id="157" w:author="Peter M. Brown" w:date="2016-11-25T08:28:00Z">
        <w:r w:rsidR="00B839D3">
          <w:rPr>
            <w:rFonts w:ascii="Times New Roman" w:hAnsi="Times New Roman" w:cs="Times New Roman"/>
            <w:sz w:val="24"/>
            <w:szCs w:val="24"/>
          </w:rPr>
          <w:t>The strongest effects result from</w:t>
        </w:r>
      </w:ins>
      <w:r w:rsidR="00236B8C">
        <w:rPr>
          <w:rFonts w:ascii="Times New Roman" w:hAnsi="Times New Roman" w:cs="Times New Roman"/>
          <w:sz w:val="24"/>
          <w:szCs w:val="24"/>
        </w:rPr>
        <w:t xml:space="preserve"> </w:t>
      </w:r>
      <w:ins w:id="158" w:author="Malcolm North" w:date="2016-11-20T12:44:00Z">
        <w:r w:rsidR="009449F1">
          <w:rPr>
            <w:rFonts w:ascii="Times New Roman" w:hAnsi="Times New Roman" w:cs="Times New Roman"/>
            <w:sz w:val="24"/>
            <w:szCs w:val="24"/>
          </w:rPr>
          <w:t xml:space="preserve">post-burn succession </w:t>
        </w:r>
        <w:del w:id="159" w:author="Peter M. Brown" w:date="2016-11-25T08:28:00Z">
          <w:r w:rsidR="009449F1" w:rsidDel="00B839D3">
            <w:rPr>
              <w:rFonts w:ascii="Times New Roman" w:hAnsi="Times New Roman" w:cs="Times New Roman"/>
              <w:sz w:val="24"/>
              <w:szCs w:val="24"/>
            </w:rPr>
            <w:delText xml:space="preserve">is strongly </w:delText>
          </w:r>
        </w:del>
        <w:r w:rsidR="009449F1">
          <w:rPr>
            <w:rFonts w:ascii="Times New Roman" w:hAnsi="Times New Roman" w:cs="Times New Roman"/>
            <w:sz w:val="24"/>
            <w:szCs w:val="24"/>
          </w:rPr>
          <w:t xml:space="preserve">affected by </w:t>
        </w:r>
      </w:ins>
      <w:ins w:id="160" w:author="Malcolm North" w:date="2016-11-20T12:45:00Z">
        <w:del w:id="161" w:author="Peter M. Brown" w:date="2016-11-25T08:28:00Z">
          <w:r w:rsidR="009449F1" w:rsidDel="00B839D3">
            <w:rPr>
              <w:rFonts w:ascii="Times New Roman" w:hAnsi="Times New Roman" w:cs="Times New Roman"/>
              <w:sz w:val="24"/>
              <w:szCs w:val="24"/>
            </w:rPr>
            <w:delText xml:space="preserve">the </w:delText>
          </w:r>
        </w:del>
        <w:r w:rsidR="009449F1">
          <w:rPr>
            <w:rFonts w:ascii="Times New Roman" w:hAnsi="Times New Roman" w:cs="Times New Roman"/>
            <w:sz w:val="24"/>
            <w:szCs w:val="24"/>
          </w:rPr>
          <w:t xml:space="preserve">seed dispersal </w:t>
        </w:r>
        <w:del w:id="162" w:author="Peter M. Brown" w:date="2016-11-25T08:28:00Z">
          <w:r w:rsidR="009449F1" w:rsidDel="00B839D3">
            <w:rPr>
              <w:rFonts w:ascii="Times New Roman" w:hAnsi="Times New Roman" w:cs="Times New Roman"/>
              <w:sz w:val="24"/>
              <w:szCs w:val="24"/>
            </w:rPr>
            <w:delText xml:space="preserve">characteristics </w:delText>
          </w:r>
        </w:del>
      </w:ins>
      <w:ins w:id="163" w:author="Peter M. Brown" w:date="2016-11-25T08:28:00Z">
        <w:r w:rsidR="00B839D3">
          <w:rPr>
            <w:rFonts w:ascii="Times New Roman" w:hAnsi="Times New Roman" w:cs="Times New Roman"/>
            <w:sz w:val="24"/>
            <w:szCs w:val="24"/>
          </w:rPr>
          <w:t xml:space="preserve">limitations </w:t>
        </w:r>
      </w:ins>
      <w:ins w:id="164" w:author="Malcolm North" w:date="2016-11-20T12:45:00Z">
        <w:r w:rsidR="009449F1">
          <w:rPr>
            <w:rFonts w:ascii="Times New Roman" w:hAnsi="Times New Roman" w:cs="Times New Roman"/>
            <w:sz w:val="24"/>
            <w:szCs w:val="24"/>
          </w:rPr>
          <w:t xml:space="preserve">of </w:t>
        </w:r>
      </w:ins>
      <w:ins w:id="165" w:author="Malcolm North" w:date="2016-11-20T12:48:00Z">
        <w:r w:rsidR="009449F1">
          <w:rPr>
            <w:rFonts w:ascii="Times New Roman" w:hAnsi="Times New Roman" w:cs="Times New Roman"/>
            <w:sz w:val="24"/>
            <w:szCs w:val="24"/>
          </w:rPr>
          <w:t xml:space="preserve">different tree species. </w:t>
        </w:r>
        <w:del w:id="166" w:author="Peter M. Brown" w:date="2016-11-25T08:29:00Z">
          <w:r w:rsidR="009449F1" w:rsidDel="00B839D3">
            <w:rPr>
              <w:rFonts w:ascii="Times New Roman" w:hAnsi="Times New Roman" w:cs="Times New Roman"/>
              <w:sz w:val="24"/>
              <w:szCs w:val="24"/>
            </w:rPr>
            <w:delText xml:space="preserve"> </w:delText>
          </w:r>
        </w:del>
      </w:ins>
      <w:ins w:id="167" w:author="Peter M. Brown" w:date="2016-11-25T08:29:00Z">
        <w:r w:rsidR="00B839D3">
          <w:rPr>
            <w:rFonts w:ascii="Times New Roman" w:hAnsi="Times New Roman" w:cs="Times New Roman"/>
            <w:sz w:val="24"/>
            <w:szCs w:val="24"/>
          </w:rPr>
          <w:t xml:space="preserve">For example, ponderosa pine has relatively heavy seed </w:t>
        </w:r>
      </w:ins>
      <w:ins w:id="168" w:author="Peter M. Brown" w:date="2016-11-25T08:31:00Z">
        <w:r w:rsidR="00B839D3">
          <w:rPr>
            <w:rFonts w:ascii="Times New Roman" w:hAnsi="Times New Roman" w:cs="Times New Roman"/>
            <w:sz w:val="24"/>
            <w:szCs w:val="24"/>
          </w:rPr>
          <w:t>that generally does not disperse far from surviving trees, which can sever</w:t>
        </w:r>
      </w:ins>
      <w:ins w:id="169" w:author="Peter M. Brown" w:date="2016-11-25T08:32:00Z">
        <w:r w:rsidR="00B839D3">
          <w:rPr>
            <w:rFonts w:ascii="Times New Roman" w:hAnsi="Times New Roman" w:cs="Times New Roman"/>
            <w:sz w:val="24"/>
            <w:szCs w:val="24"/>
          </w:rPr>
          <w:t>e</w:t>
        </w:r>
      </w:ins>
      <w:ins w:id="170" w:author="Peter M. Brown" w:date="2016-11-25T08:31:00Z">
        <w:r w:rsidR="00B839D3">
          <w:rPr>
            <w:rFonts w:ascii="Times New Roman" w:hAnsi="Times New Roman" w:cs="Times New Roman"/>
            <w:sz w:val="24"/>
            <w:szCs w:val="24"/>
          </w:rPr>
          <w:t>ly limit recovery into large patches (</w:t>
        </w:r>
        <w:commentRangeStart w:id="171"/>
        <w:r w:rsidR="00B839D3">
          <w:rPr>
            <w:rFonts w:ascii="Times New Roman" w:hAnsi="Times New Roman" w:cs="Times New Roman"/>
            <w:sz w:val="24"/>
            <w:szCs w:val="24"/>
          </w:rPr>
          <w:t>Chambers et al. 2016</w:t>
        </w:r>
      </w:ins>
      <w:commentRangeEnd w:id="171"/>
      <w:ins w:id="172" w:author="Peter M. Brown" w:date="2016-11-25T08:33:00Z">
        <w:r w:rsidR="00B839D3">
          <w:rPr>
            <w:rStyle w:val="CommentReference"/>
          </w:rPr>
          <w:commentReference w:id="171"/>
        </w:r>
      </w:ins>
      <w:ins w:id="173" w:author="Peter M. Brown" w:date="2016-11-25T08:31:00Z">
        <w:r w:rsidR="00B839D3">
          <w:rPr>
            <w:rFonts w:ascii="Times New Roman" w:hAnsi="Times New Roman" w:cs="Times New Roman"/>
            <w:sz w:val="24"/>
            <w:szCs w:val="24"/>
          </w:rPr>
          <w:t xml:space="preserve">). </w:t>
        </w:r>
      </w:ins>
      <w:ins w:id="174" w:author="Malcolm North" w:date="2016-11-20T12:49:00Z">
        <w:r w:rsidR="009449F1">
          <w:rPr>
            <w:rFonts w:ascii="Times New Roman" w:hAnsi="Times New Roman" w:cs="Times New Roman"/>
            <w:sz w:val="24"/>
            <w:szCs w:val="24"/>
          </w:rPr>
          <w:t xml:space="preserve">A fire with </w:t>
        </w:r>
      </w:ins>
      <w:r w:rsidR="00236B8C">
        <w:rPr>
          <w:rFonts w:ascii="Times New Roman" w:hAnsi="Times New Roman" w:cs="Times New Roman"/>
          <w:sz w:val="24"/>
          <w:szCs w:val="24"/>
        </w:rPr>
        <w:t>20% overstory mortality that is widely scattered across a</w:t>
      </w:r>
      <w:ins w:id="175" w:author="Malcolm North" w:date="2016-11-20T12:50:00Z">
        <w:r w:rsidR="009449F1">
          <w:rPr>
            <w:rFonts w:ascii="Times New Roman" w:hAnsi="Times New Roman" w:cs="Times New Roman"/>
            <w:sz w:val="24"/>
            <w:szCs w:val="24"/>
          </w:rPr>
          <w:t xml:space="preserve"> burn matrix with live trees, </w:t>
        </w:r>
      </w:ins>
      <w:ins w:id="176" w:author="Malcolm North" w:date="2016-11-20T12:51:00Z">
        <w:r w:rsidR="00442A99">
          <w:rPr>
            <w:rFonts w:ascii="Times New Roman" w:hAnsi="Times New Roman" w:cs="Times New Roman"/>
            <w:sz w:val="24"/>
            <w:szCs w:val="24"/>
          </w:rPr>
          <w:t xml:space="preserve">is likely to have very </w:t>
        </w:r>
      </w:ins>
      <w:ins w:id="177" w:author="Malcolm North" w:date="2016-11-20T12:52:00Z">
        <w:r w:rsidR="00442A99">
          <w:rPr>
            <w:rFonts w:ascii="Times New Roman" w:hAnsi="Times New Roman" w:cs="Times New Roman"/>
            <w:sz w:val="24"/>
            <w:szCs w:val="24"/>
          </w:rPr>
          <w:t>different seral vegetation</w:t>
        </w:r>
      </w:ins>
      <w:ins w:id="178" w:author="Malcolm North" w:date="2016-11-20T12:53:00Z">
        <w:r w:rsidR="00442A99">
          <w:rPr>
            <w:rFonts w:ascii="Times New Roman" w:hAnsi="Times New Roman" w:cs="Times New Roman"/>
            <w:sz w:val="24"/>
            <w:szCs w:val="24"/>
          </w:rPr>
          <w:t xml:space="preserve"> and </w:t>
        </w:r>
      </w:ins>
      <w:ins w:id="179" w:author="Malcolm North" w:date="2016-11-20T12:54:00Z">
        <w:r w:rsidR="00442A99">
          <w:rPr>
            <w:rFonts w:ascii="Times New Roman" w:hAnsi="Times New Roman" w:cs="Times New Roman"/>
            <w:sz w:val="24"/>
            <w:szCs w:val="24"/>
          </w:rPr>
          <w:t>rate of forest recovery than</w:t>
        </w:r>
      </w:ins>
      <w:del w:id="180" w:author="Malcolm North" w:date="2016-11-20T12:54:00Z">
        <w:r w:rsidR="00236B8C" w:rsidDel="00442A99">
          <w:rPr>
            <w:rFonts w:ascii="Times New Roman" w:hAnsi="Times New Roman" w:cs="Times New Roman"/>
            <w:sz w:val="24"/>
            <w:szCs w:val="24"/>
          </w:rPr>
          <w:delText>n individual fire is ecologically distinct from</w:delText>
        </w:r>
      </w:del>
      <w:r w:rsidR="00236B8C">
        <w:rPr>
          <w:rFonts w:ascii="Times New Roman" w:hAnsi="Times New Roman" w:cs="Times New Roman"/>
          <w:sz w:val="24"/>
          <w:szCs w:val="24"/>
        </w:rPr>
        <w:t xml:space="preserve"> a fire with 20% overstory mortality that is aggregated in only a few larger patches</w:t>
      </w:r>
      <w:ins w:id="181" w:author="Peter M. Brown" w:date="2016-11-25T08:36:00Z">
        <w:r w:rsidR="00BC088F">
          <w:rPr>
            <w:rFonts w:ascii="Times New Roman" w:hAnsi="Times New Roman" w:cs="Times New Roman"/>
            <w:sz w:val="24"/>
            <w:szCs w:val="24"/>
          </w:rPr>
          <w:t xml:space="preserve"> (e.g., Chambers et al. 2016)</w:t>
        </w:r>
      </w:ins>
      <w:ins w:id="182" w:author="Stephens" w:date="2016-11-17T11:54:00Z">
        <w:del w:id="183" w:author="Malcolm North" w:date="2016-11-20T12:54:00Z">
          <w:r w:rsidR="00937282" w:rsidDel="00442A99">
            <w:rPr>
              <w:rFonts w:ascii="Times New Roman" w:hAnsi="Times New Roman" w:cs="Times New Roman"/>
              <w:sz w:val="24"/>
              <w:szCs w:val="24"/>
            </w:rPr>
            <w:delText xml:space="preserve"> because of</w:delText>
          </w:r>
        </w:del>
        <w:del w:id="184" w:author="Malcolm North" w:date="2016-11-20T12:44:00Z">
          <w:r w:rsidR="00937282" w:rsidDel="009449F1">
            <w:rPr>
              <w:rFonts w:ascii="Times New Roman" w:hAnsi="Times New Roman" w:cs="Times New Roman"/>
              <w:sz w:val="24"/>
              <w:szCs w:val="24"/>
            </w:rPr>
            <w:delText xml:space="preserve"> the seed dispersal characteristics of the </w:delText>
          </w:r>
        </w:del>
      </w:ins>
      <w:ins w:id="185" w:author="Stephens" w:date="2016-11-17T11:56:00Z">
        <w:del w:id="186" w:author="Malcolm North" w:date="2016-11-20T12:44:00Z">
          <w:r w:rsidR="00B31DF0" w:rsidDel="009449F1">
            <w:rPr>
              <w:rFonts w:ascii="Times New Roman" w:hAnsi="Times New Roman" w:cs="Times New Roman"/>
              <w:sz w:val="24"/>
              <w:szCs w:val="24"/>
            </w:rPr>
            <w:delText xml:space="preserve">mixed </w:delText>
          </w:r>
        </w:del>
      </w:ins>
      <w:ins w:id="187" w:author="Stephens" w:date="2016-11-17T11:54:00Z">
        <w:del w:id="188" w:author="Malcolm North" w:date="2016-11-20T12:44:00Z">
          <w:r w:rsidR="00937282" w:rsidDel="009449F1">
            <w:rPr>
              <w:rFonts w:ascii="Times New Roman" w:hAnsi="Times New Roman" w:cs="Times New Roman"/>
              <w:sz w:val="24"/>
              <w:szCs w:val="24"/>
            </w:rPr>
            <w:delText>conifer trees</w:delText>
          </w:r>
        </w:del>
      </w:ins>
      <w:r w:rsidR="00236B8C">
        <w:rPr>
          <w:rFonts w:ascii="Times New Roman" w:hAnsi="Times New Roman" w:cs="Times New Roman"/>
          <w:sz w:val="24"/>
          <w:szCs w:val="24"/>
        </w:rPr>
        <w:t>.</w:t>
      </w:r>
    </w:p>
    <w:p w14:paraId="51FD6979" w14:textId="27521CBA" w:rsidR="00B929AC" w:rsidRDefault="00B929AC" w:rsidP="002D53C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Most evaluations of modern burn severity rely on classifications of Landsat pixels </w:t>
      </w:r>
      <w:r w:rsidR="00E50C53">
        <w:rPr>
          <w:rFonts w:ascii="Times New Roman" w:hAnsi="Times New Roman" w:cs="Times New Roman"/>
          <w:sz w:val="24"/>
          <w:szCs w:val="24"/>
        </w:rPr>
        <w:t>by</w:t>
      </w:r>
      <w:r>
        <w:rPr>
          <w:rFonts w:ascii="Times New Roman" w:hAnsi="Times New Roman" w:cs="Times New Roman"/>
          <w:sz w:val="24"/>
          <w:szCs w:val="24"/>
        </w:rPr>
        <w:t xml:space="preserve"> the change</w:t>
      </w:r>
      <w:r w:rsidR="00E50C53">
        <w:rPr>
          <w:rFonts w:ascii="Times New Roman" w:hAnsi="Times New Roman" w:cs="Times New Roman"/>
          <w:sz w:val="24"/>
          <w:szCs w:val="24"/>
        </w:rPr>
        <w:t xml:space="preserve"> in</w:t>
      </w:r>
      <w:r>
        <w:rPr>
          <w:rFonts w:ascii="Times New Roman" w:hAnsi="Times New Roman" w:cs="Times New Roman"/>
          <w:sz w:val="24"/>
          <w:szCs w:val="24"/>
        </w:rPr>
        <w:t xml:space="preserve"> </w:t>
      </w:r>
      <w:r w:rsidR="00E50C53">
        <w:rPr>
          <w:rFonts w:ascii="Times New Roman" w:hAnsi="Times New Roman" w:cs="Times New Roman"/>
          <w:sz w:val="24"/>
          <w:szCs w:val="24"/>
        </w:rPr>
        <w:t>vegetation reflectivity before and after fires</w:t>
      </w:r>
      <w:r w:rsidR="00236B8C">
        <w:rPr>
          <w:rFonts w:ascii="Times New Roman" w:hAnsi="Times New Roman" w:cs="Times New Roman"/>
          <w:sz w:val="24"/>
          <w:szCs w:val="24"/>
        </w:rPr>
        <w:t xml:space="preserve"> </w:t>
      </w:r>
      <w:r w:rsidR="00236B8C">
        <w:rPr>
          <w:rFonts w:ascii="Times New Roman" w:hAnsi="Times New Roman" w:cs="Times New Roman"/>
          <w:sz w:val="24"/>
          <w:szCs w:val="24"/>
        </w:rPr>
        <w:fldChar w:fldCharType="begin"/>
      </w:r>
      <w:r w:rsidR="00236B8C">
        <w:rPr>
          <w:rFonts w:ascii="Times New Roman" w:hAnsi="Times New Roman" w:cs="Times New Roman"/>
          <w:sz w:val="24"/>
          <w:szCs w:val="24"/>
        </w:rPr>
        <w:instrText xml:space="preserve"> ADDIN EN.CITE &lt;EndNote&gt;&lt;Cite&gt;&lt;Author&gt;Miller&lt;/Author&gt;&lt;Year&gt;2007&lt;/Year&gt;&lt;RecNum&gt;382&lt;/RecNum&gt;&lt;Prefix&gt;e.g.`, relative differenced Normailized Burn Ratio-RdNBR`; &lt;/Prefix&gt;&lt;DisplayText&gt;(e.g., relative differenced Normailized Burn Ratio-RdNBR; Miller and Thode 2007)&lt;/DisplayText&gt;&lt;record&gt;&lt;rec-number&gt;382&lt;/rec-number&gt;&lt;foreign-keys&gt;&lt;key app="EN" db-id="tre00sewcs55d2e0szppfpa0paptvstsvzt9" timestamp="0"&gt;382&lt;/key&gt;&lt;/foreign-keys&gt;&lt;ref-type name="Journal Article"&gt;17&lt;/ref-type&gt;&lt;contributors&gt;&lt;authors&gt;&lt;author&gt;Miller, J. D.&lt;/author&gt;&lt;author&gt;Thode, A. E.&lt;/author&gt;&lt;/authors&gt;&lt;/contributors&gt;&lt;titles&gt;&lt;title&gt;Quantifying burn severity in a heterogeneous landscape with a relative version of the delta Normalized Burn Ratio (dNBR)&lt;/title&gt;&lt;secondary-title&gt;Remote Sensing of Environment&lt;/secondary-title&gt;&lt;alt-title&gt;Remote Sens. Environ.&lt;/alt-title&gt;&lt;short-title&gt;paper&lt;/short-title&gt;&lt;/titles&gt;&lt;periodical&gt;&lt;full-title&gt;Remote Sensing of Environment&lt;/full-title&gt;&lt;abbr-1&gt;Remote Sens. Environ.&lt;/abbr-1&gt;&lt;/periodical&gt;&lt;alt-periodical&gt;&lt;full-title&gt;Remote Sensing of Environment&lt;/full-title&gt;&lt;abbr-1&gt;Remote Sens. Environ.&lt;/abbr-1&gt;&lt;/alt-periodical&gt;&lt;pages&gt;66-80&lt;/pages&gt;&lt;volume&gt;109&lt;/volume&gt;&lt;number&gt;1&lt;/number&gt;&lt;dates&gt;&lt;year&gt;2007&lt;/year&gt;&lt;/dates&gt;&lt;accession-num&gt;doi: 10.1016/j.rse.2006.12.006&lt;/accession-num&gt;&lt;urls&gt;&lt;/urls&gt;&lt;/record&gt;&lt;/Cite&gt;&lt;/EndNote&gt;</w:instrText>
      </w:r>
      <w:r w:rsidR="00236B8C">
        <w:rPr>
          <w:rFonts w:ascii="Times New Roman" w:hAnsi="Times New Roman" w:cs="Times New Roman"/>
          <w:sz w:val="24"/>
          <w:szCs w:val="24"/>
        </w:rPr>
        <w:fldChar w:fldCharType="separate"/>
      </w:r>
      <w:r w:rsidR="00236B8C">
        <w:rPr>
          <w:rFonts w:ascii="Times New Roman" w:hAnsi="Times New Roman" w:cs="Times New Roman"/>
          <w:noProof/>
          <w:sz w:val="24"/>
          <w:szCs w:val="24"/>
        </w:rPr>
        <w:t>(e.g., relative differenced Normailized Burn Ratio-RdNBR; Miller and Thode 2007)</w:t>
      </w:r>
      <w:r w:rsidR="00236B8C">
        <w:rPr>
          <w:rFonts w:ascii="Times New Roman" w:hAnsi="Times New Roman" w:cs="Times New Roman"/>
          <w:sz w:val="24"/>
          <w:szCs w:val="24"/>
        </w:rPr>
        <w:fldChar w:fldCharType="end"/>
      </w:r>
      <w:r w:rsidR="00E50C53">
        <w:rPr>
          <w:rFonts w:ascii="Times New Roman" w:hAnsi="Times New Roman" w:cs="Times New Roman"/>
          <w:sz w:val="24"/>
          <w:szCs w:val="24"/>
        </w:rPr>
        <w:t>.</w:t>
      </w:r>
      <w:r>
        <w:rPr>
          <w:rFonts w:ascii="Times New Roman" w:hAnsi="Times New Roman" w:cs="Times New Roman"/>
          <w:sz w:val="24"/>
          <w:szCs w:val="24"/>
        </w:rPr>
        <w:t xml:space="preserve"> </w:t>
      </w:r>
      <w:r w:rsidR="00E50C53">
        <w:rPr>
          <w:rFonts w:ascii="Times New Roman" w:hAnsi="Times New Roman" w:cs="Times New Roman"/>
          <w:sz w:val="24"/>
          <w:szCs w:val="24"/>
        </w:rPr>
        <w:t xml:space="preserve">Using these satellite data calibrated to field plots, it is possible to assign categorical classifications of low, moderate and high severity fire </w:t>
      </w:r>
      <w:r w:rsidR="00E50C53" w:rsidRPr="00005185">
        <w:rPr>
          <w:rFonts w:ascii="Times New Roman" w:hAnsi="Times New Roman" w:cs="Times New Roman"/>
          <w:i/>
          <w:sz w:val="24"/>
          <w:szCs w:val="24"/>
        </w:rPr>
        <w:t>at the 30-m pixel scale</w:t>
      </w:r>
      <w:r w:rsidR="002D53CA">
        <w:rPr>
          <w:rFonts w:ascii="Times New Roman" w:hAnsi="Times New Roman" w:cs="Times New Roman"/>
          <w:sz w:val="24"/>
          <w:szCs w:val="24"/>
        </w:rPr>
        <w:t xml:space="preserve"> </w:t>
      </w:r>
      <w:r w:rsidR="002D53CA">
        <w:rPr>
          <w:rFonts w:ascii="Times New Roman" w:hAnsi="Times New Roman" w:cs="Times New Roman"/>
          <w:sz w:val="24"/>
          <w:szCs w:val="24"/>
        </w:rPr>
        <w:fldChar w:fldCharType="begin"/>
      </w:r>
      <w:r w:rsidR="002D53CA">
        <w:rPr>
          <w:rFonts w:ascii="Times New Roman" w:hAnsi="Times New Roman" w:cs="Times New Roman"/>
          <w:sz w:val="24"/>
          <w:szCs w:val="24"/>
        </w:rPr>
        <w:instrText xml:space="preserve"> ADDIN EN.CITE &lt;EndNote&gt;&lt;Cite&gt;&lt;Author&gt;Miller&lt;/Author&gt;&lt;Year&gt;2009&lt;/Year&gt;&lt;RecNum&gt;576&lt;/RecNum&gt;&lt;DisplayText&gt;(Miller et al. 2009)&lt;/DisplayText&gt;&lt;record&gt;&lt;rec-number&gt;576&lt;/rec-number&gt;&lt;foreign-keys&gt;&lt;key app="EN" db-id="tre00sewcs55d2e0szppfpa0paptvstsvzt9" timestamp="0"&gt;576&lt;/key&gt;&lt;/foreign-keys&gt;&lt;ref-type name="Journal Article"&gt;17&lt;/ref-type&gt;&lt;contributors&gt;&lt;authors&gt;&lt;author&gt;Miller, J. D.&lt;/author&gt;&lt;author&gt;Knapp, E. E.&lt;/author&gt;&lt;author&gt;Key, C. H.&lt;/author&gt;&lt;author&gt;Skinner, C. N.&lt;/author&gt;&lt;author&gt;Isbell, C. J.&lt;/author&gt;&lt;author&gt;Creasy, R. M.&lt;/author&gt;&lt;author&gt;Sherlock, J. W.&lt;/author&gt;&lt;/authors&gt;&lt;/contributors&gt;&lt;titles&gt;&lt;title&gt;Calibration and validation of the relative differenced Normalized Burn Ratio (RdNBR) to three measures of fire severity in the Sierra Nevada and Klamath Mountains, California, USA&lt;/title&gt;&lt;secondary-title&gt;Remote Sensing of Environment&lt;/secondary-title&gt;&lt;alt-title&gt;Remote Sens. Environ.&lt;/alt-title&gt;&lt;short-title&gt;paper/digital&lt;/short-title&gt;&lt;/titles&gt;&lt;periodical&gt;&lt;full-title&gt;Remote Sensing of Environment&lt;/full-title&gt;&lt;abbr-1&gt;Remote Sens. Environ.&lt;/abbr-1&gt;&lt;/periodical&gt;&lt;alt-periodical&gt;&lt;full-title&gt;Remote Sensing of Environment&lt;/full-title&gt;&lt;abbr-1&gt;Remote Sens. Environ.&lt;/abbr-1&gt;&lt;/alt-periodical&gt;&lt;pages&gt;645-646&lt;/pages&gt;&lt;volume&gt;113&lt;/volume&gt;&lt;number&gt;3&lt;/number&gt;&lt;dates&gt;&lt;year&gt;2009&lt;/year&gt;&lt;/dates&gt;&lt;accession-num&gt;2&lt;/accession-num&gt;&lt;label&gt;2&lt;/label&gt;&lt;urls&gt;&lt;/urls&gt;&lt;/record&gt;&lt;/Cite&gt;&lt;/EndNote&gt;</w:instrText>
      </w:r>
      <w:r w:rsidR="002D53CA">
        <w:rPr>
          <w:rFonts w:ascii="Times New Roman" w:hAnsi="Times New Roman" w:cs="Times New Roman"/>
          <w:sz w:val="24"/>
          <w:szCs w:val="24"/>
        </w:rPr>
        <w:fldChar w:fldCharType="separate"/>
      </w:r>
      <w:r w:rsidR="002D53CA">
        <w:rPr>
          <w:rFonts w:ascii="Times New Roman" w:hAnsi="Times New Roman" w:cs="Times New Roman"/>
          <w:noProof/>
          <w:sz w:val="24"/>
          <w:szCs w:val="24"/>
        </w:rPr>
        <w:t>(Miller et al. 2009</w:t>
      </w:r>
      <w:ins w:id="189" w:author="Miller, Jay D -FS" w:date="2016-11-08T09:07:00Z">
        <w:r w:rsidR="00980E8C">
          <w:rPr>
            <w:rFonts w:ascii="Times New Roman" w:hAnsi="Times New Roman" w:cs="Times New Roman"/>
            <w:noProof/>
            <w:sz w:val="24"/>
            <w:szCs w:val="24"/>
          </w:rPr>
          <w:t>, Miller and Qualye 2015</w:t>
        </w:r>
      </w:ins>
      <w:r w:rsidR="002D53CA">
        <w:rPr>
          <w:rFonts w:ascii="Times New Roman" w:hAnsi="Times New Roman" w:cs="Times New Roman"/>
          <w:noProof/>
          <w:sz w:val="24"/>
          <w:szCs w:val="24"/>
        </w:rPr>
        <w:t>)</w:t>
      </w:r>
      <w:r w:rsidR="002D53CA">
        <w:rPr>
          <w:rFonts w:ascii="Times New Roman" w:hAnsi="Times New Roman" w:cs="Times New Roman"/>
          <w:sz w:val="24"/>
          <w:szCs w:val="24"/>
        </w:rPr>
        <w:fldChar w:fldCharType="end"/>
      </w:r>
      <w:r w:rsidR="002D53CA">
        <w:rPr>
          <w:rFonts w:ascii="Times New Roman" w:hAnsi="Times New Roman" w:cs="Times New Roman"/>
          <w:sz w:val="24"/>
          <w:szCs w:val="24"/>
        </w:rPr>
        <w:t xml:space="preserve">. Independent plot data sampled immediately before and one-year following a wildfire demonstrate that a commonly used classification of </w:t>
      </w:r>
      <w:proofErr w:type="spellStart"/>
      <w:r w:rsidR="002D53CA">
        <w:rPr>
          <w:rFonts w:ascii="Times New Roman" w:hAnsi="Times New Roman" w:cs="Times New Roman"/>
          <w:sz w:val="24"/>
          <w:szCs w:val="24"/>
        </w:rPr>
        <w:t>RdNBR</w:t>
      </w:r>
      <w:proofErr w:type="spellEnd"/>
      <w:r w:rsidR="002D53CA">
        <w:rPr>
          <w:rFonts w:ascii="Times New Roman" w:hAnsi="Times New Roman" w:cs="Times New Roman"/>
          <w:sz w:val="24"/>
          <w:szCs w:val="24"/>
        </w:rPr>
        <w:t xml:space="preserve"> into low, moderate, and high severity corresponds with the following </w:t>
      </w:r>
      <w:r w:rsidR="002D53CA">
        <w:rPr>
          <w:rFonts w:ascii="Times New Roman" w:hAnsi="Times New Roman" w:cs="Times New Roman"/>
          <w:sz w:val="24"/>
          <w:szCs w:val="24"/>
        </w:rPr>
        <w:lastRenderedPageBreak/>
        <w:t xml:space="preserve">basal area mortality levels: 5-20%, 25-70%, and &gt;95%, respectively </w:t>
      </w:r>
      <w:r w:rsidR="002D53CA">
        <w:rPr>
          <w:rFonts w:ascii="Times New Roman" w:hAnsi="Times New Roman" w:cs="Times New Roman"/>
          <w:sz w:val="24"/>
          <w:szCs w:val="24"/>
        </w:rPr>
        <w:fldChar w:fldCharType="begin"/>
      </w:r>
      <w:r w:rsidR="002D53CA">
        <w:rPr>
          <w:rFonts w:ascii="Times New Roman" w:hAnsi="Times New Roman" w:cs="Times New Roman"/>
          <w:sz w:val="24"/>
          <w:szCs w:val="24"/>
        </w:rPr>
        <w:instrText xml:space="preserve"> ADDIN EN.CITE &lt;EndNote&gt;&lt;Cite&gt;&lt;Author&gt;Lydersen&lt;/Author&gt;&lt;Year&gt;2016&lt;/Year&gt;&lt;RecNum&gt;1461&lt;/RecNum&gt;&lt;DisplayText&gt;(Lydersen et al. 2016)&lt;/DisplayText&gt;&lt;record&gt;&lt;rec-number&gt;1461&lt;/rec-number&gt;&lt;foreign-keys&gt;&lt;key app="EN" db-id="tre00sewcs55d2e0szppfpa0paptvstsvzt9" timestamp="1464880714"&gt;1461&lt;/key&gt;&lt;/foreign-keys&gt;&lt;ref-type name="Journal Article"&gt;17&lt;/ref-type&gt;&lt;contributors&gt;&lt;authors&gt;&lt;author&gt;Lydersen, Jamie M.&lt;/author&gt;&lt;author&gt;Collins, Brandon M.&lt;/author&gt;&lt;author&gt;Miller, Jay D.&lt;/author&gt;&lt;author&gt;Fry, Danny L.&lt;/author&gt;&lt;author&gt;Stephens, Scott L.&lt;/author&gt;&lt;/authors&gt;&lt;/contributors&gt;&lt;titles&gt;&lt;title&gt;Relating fire-caused change in forest structure to remotely sensed estimates of fire severity&lt;/title&gt;&lt;secondary-title&gt;Fire Ecology&lt;/secondary-title&gt;&lt;alt-title&gt;Fire Ecol.&lt;/alt-title&gt;&lt;short-title&gt;digital&lt;/short-title&gt;&lt;/titles&gt;&lt;periodical&gt;&lt;full-title&gt;Fire Ecology&lt;/full-title&gt;&lt;abbr-1&gt;Fire Ecol.&lt;/abbr-1&gt;&lt;/periodical&gt;&lt;alt-periodical&gt;&lt;full-title&gt;Fire Ecology&lt;/full-title&gt;&lt;abbr-1&gt;Fire Ecol.&lt;/abbr-1&gt;&lt;/alt-periodical&gt;&lt;volume&gt;12&lt;/volume&gt;&lt;number&gt;3&lt;/number&gt;&lt;dates&gt;&lt;year&gt;2016&lt;/year&gt;&lt;/dates&gt;&lt;urls&gt;&lt;/urls&gt;&lt;/record&gt;&lt;/Cite&gt;&lt;/EndNote&gt;</w:instrText>
      </w:r>
      <w:r w:rsidR="002D53CA">
        <w:rPr>
          <w:rFonts w:ascii="Times New Roman" w:hAnsi="Times New Roman" w:cs="Times New Roman"/>
          <w:sz w:val="24"/>
          <w:szCs w:val="24"/>
        </w:rPr>
        <w:fldChar w:fldCharType="separate"/>
      </w:r>
      <w:r w:rsidR="002D53CA">
        <w:rPr>
          <w:rFonts w:ascii="Times New Roman" w:hAnsi="Times New Roman" w:cs="Times New Roman"/>
          <w:noProof/>
          <w:sz w:val="24"/>
          <w:szCs w:val="24"/>
        </w:rPr>
        <w:t>(Lydersen et al. 2016)</w:t>
      </w:r>
      <w:r w:rsidR="002D53CA">
        <w:rPr>
          <w:rFonts w:ascii="Times New Roman" w:hAnsi="Times New Roman" w:cs="Times New Roman"/>
          <w:sz w:val="24"/>
          <w:szCs w:val="24"/>
        </w:rPr>
        <w:fldChar w:fldCharType="end"/>
      </w:r>
      <w:r w:rsidR="002D53CA">
        <w:rPr>
          <w:rFonts w:ascii="Times New Roman" w:hAnsi="Times New Roman" w:cs="Times New Roman"/>
          <w:sz w:val="24"/>
          <w:szCs w:val="24"/>
        </w:rPr>
        <w:t xml:space="preserve">. </w:t>
      </w:r>
      <w:r w:rsidR="00D05D62">
        <w:rPr>
          <w:rFonts w:ascii="Times New Roman" w:hAnsi="Times New Roman" w:cs="Times New Roman"/>
          <w:sz w:val="24"/>
          <w:szCs w:val="24"/>
        </w:rPr>
        <w:t>Although</w:t>
      </w:r>
      <w:r w:rsidR="002D53CA">
        <w:rPr>
          <w:rFonts w:ascii="Times New Roman" w:hAnsi="Times New Roman" w:cs="Times New Roman"/>
          <w:sz w:val="24"/>
          <w:szCs w:val="24"/>
        </w:rPr>
        <w:t xml:space="preserve"> the range in mortality associated with moderate severity is fairly consistent with the previously used definition of</w:t>
      </w:r>
      <w:r w:rsidR="00005185">
        <w:rPr>
          <w:rFonts w:ascii="Times New Roman" w:hAnsi="Times New Roman" w:cs="Times New Roman"/>
          <w:sz w:val="24"/>
          <w:szCs w:val="24"/>
        </w:rPr>
        <w:t xml:space="preserve"> “mixed-severity”</w:t>
      </w:r>
      <w:r w:rsidR="00D05D62">
        <w:rPr>
          <w:rFonts w:ascii="Times New Roman" w:hAnsi="Times New Roman" w:cs="Times New Roman"/>
          <w:sz w:val="24"/>
          <w:szCs w:val="24"/>
        </w:rPr>
        <w:t xml:space="preserve"> </w:t>
      </w:r>
      <w:r w:rsidR="002D53CA">
        <w:rPr>
          <w:rFonts w:ascii="Times New Roman" w:hAnsi="Times New Roman" w:cs="Times New Roman"/>
          <w:sz w:val="24"/>
          <w:szCs w:val="24"/>
        </w:rPr>
        <w:t>(</w:t>
      </w:r>
      <w:r w:rsidR="00005185">
        <w:rPr>
          <w:rFonts w:ascii="Times New Roman" w:hAnsi="Times New Roman" w:cs="Times New Roman"/>
          <w:sz w:val="24"/>
          <w:szCs w:val="24"/>
        </w:rPr>
        <w:t>20-70% mortality</w:t>
      </w:r>
      <w:r w:rsidR="002D53CA">
        <w:rPr>
          <w:rFonts w:ascii="Times New Roman" w:hAnsi="Times New Roman" w:cs="Times New Roman"/>
          <w:sz w:val="24"/>
          <w:szCs w:val="24"/>
        </w:rPr>
        <w:t>)</w:t>
      </w:r>
      <w:r w:rsidR="00005185">
        <w:rPr>
          <w:rFonts w:ascii="Times New Roman" w:hAnsi="Times New Roman" w:cs="Times New Roman"/>
          <w:sz w:val="24"/>
          <w:szCs w:val="24"/>
        </w:rPr>
        <w:t>, fires</w:t>
      </w:r>
      <w:r w:rsidR="00D05D62">
        <w:rPr>
          <w:rFonts w:ascii="Times New Roman" w:hAnsi="Times New Roman" w:cs="Times New Roman"/>
          <w:sz w:val="24"/>
          <w:szCs w:val="24"/>
        </w:rPr>
        <w:t xml:space="preserve"> where a majority of the area is mapped as moderate severity are </w:t>
      </w:r>
      <w:r w:rsidR="002D53CA">
        <w:rPr>
          <w:rFonts w:ascii="Times New Roman" w:hAnsi="Times New Roman" w:cs="Times New Roman"/>
          <w:sz w:val="24"/>
          <w:szCs w:val="24"/>
        </w:rPr>
        <w:t xml:space="preserve">exceedingly rare </w:t>
      </w:r>
      <w:r w:rsidR="002D53CA">
        <w:rPr>
          <w:rFonts w:ascii="Times New Roman" w:hAnsi="Times New Roman" w:cs="Times New Roman"/>
          <w:sz w:val="24"/>
          <w:szCs w:val="24"/>
        </w:rPr>
        <w:fldChar w:fldCharType="begin"/>
      </w:r>
      <w:r w:rsidR="002D53CA">
        <w:rPr>
          <w:rFonts w:ascii="Times New Roman" w:hAnsi="Times New Roman" w:cs="Times New Roman"/>
          <w:sz w:val="24"/>
          <w:szCs w:val="24"/>
        </w:rPr>
        <w:instrText xml:space="preserve"> ADDIN EN.CITE &lt;EndNote&gt;&lt;Cite&gt;&lt;Author&gt;Miller&lt;/Author&gt;&lt;Year&gt;2015&lt;/Year&gt;&lt;RecNum&gt;1379&lt;/RecNum&gt;&lt;DisplayText&gt;(Miller and Quayle 2015)&lt;/DisplayText&gt;&lt;record&gt;&lt;rec-number&gt;1379&lt;/rec-number&gt;&lt;foreign-keys&gt;&lt;key app="EN" db-id="tre00sewcs55d2e0szppfpa0paptvstsvzt9" timestamp="1431545308"&gt;1379&lt;/key&gt;&lt;/foreign-keys&gt;&lt;ref-type name="Journal Article"&gt;17&lt;/ref-type&gt;&lt;contributors&gt;&lt;authors&gt;&lt;author&gt;Miller, J. D.&lt;/author&gt;&lt;author&gt;Quayle, B.&lt;/author&gt;&lt;/authors&gt;&lt;/contributors&gt;&lt;titles&gt;&lt;title&gt;Calibration and validation of immediate post-fire satellite derived data to three severity metrics&lt;/title&gt;&lt;secondary-title&gt;Fire Ecology&lt;/secondary-title&gt;&lt;alt-title&gt;Fire Ecol.&lt;/alt-title&gt;&lt;short-title&gt;digital&lt;/short-title&gt;&lt;/titles&gt;&lt;periodical&gt;&lt;full-title&gt;Fire Ecology&lt;/full-title&gt;&lt;abbr-1&gt;Fire Ecol.&lt;/abbr-1&gt;&lt;/periodical&gt;&lt;alt-periodical&gt;&lt;full-title&gt;Fire Ecology&lt;/full-title&gt;&lt;abbr-1&gt;Fire Ecol.&lt;/abbr-1&gt;&lt;/alt-periodical&gt;&lt;pages&gt;12-30&lt;/pages&gt;&lt;volume&gt;11&lt;/volume&gt;&lt;number&gt;2&lt;/number&gt;&lt;dates&gt;&lt;year&gt;2015&lt;/year&gt;&lt;/dates&gt;&lt;urls&gt;&lt;/urls&gt;&lt;electronic-resource-num&gt;10.4996/fireecology.1102012&lt;/electronic-resource-num&gt;&lt;/record&gt;&lt;/Cite&gt;&lt;/EndNote&gt;</w:instrText>
      </w:r>
      <w:r w:rsidR="002D53CA">
        <w:rPr>
          <w:rFonts w:ascii="Times New Roman" w:hAnsi="Times New Roman" w:cs="Times New Roman"/>
          <w:sz w:val="24"/>
          <w:szCs w:val="24"/>
        </w:rPr>
        <w:fldChar w:fldCharType="separate"/>
      </w:r>
      <w:r w:rsidR="002D53CA">
        <w:rPr>
          <w:rFonts w:ascii="Times New Roman" w:hAnsi="Times New Roman" w:cs="Times New Roman"/>
          <w:noProof/>
          <w:sz w:val="24"/>
          <w:szCs w:val="24"/>
        </w:rPr>
        <w:t>(Miller and Quayle 2015)</w:t>
      </w:r>
      <w:r w:rsidR="002D53CA">
        <w:rPr>
          <w:rFonts w:ascii="Times New Roman" w:hAnsi="Times New Roman" w:cs="Times New Roman"/>
          <w:sz w:val="24"/>
          <w:szCs w:val="24"/>
        </w:rPr>
        <w:fldChar w:fldCharType="end"/>
      </w:r>
      <w:r w:rsidR="00005185">
        <w:rPr>
          <w:rFonts w:ascii="Times New Roman" w:hAnsi="Times New Roman" w:cs="Times New Roman"/>
          <w:sz w:val="24"/>
          <w:szCs w:val="24"/>
        </w:rPr>
        <w:t>.</w:t>
      </w:r>
      <w:r w:rsidR="002D53CA">
        <w:rPr>
          <w:rFonts w:ascii="Times New Roman" w:hAnsi="Times New Roman" w:cs="Times New Roman"/>
          <w:sz w:val="24"/>
          <w:szCs w:val="24"/>
        </w:rPr>
        <w:t xml:space="preserve"> </w:t>
      </w:r>
      <w:r w:rsidR="00005185">
        <w:rPr>
          <w:rFonts w:ascii="Times New Roman" w:hAnsi="Times New Roman" w:cs="Times New Roman"/>
          <w:sz w:val="24"/>
          <w:szCs w:val="24"/>
        </w:rPr>
        <w:t xml:space="preserve">A more frequently observed pattern is that “mixed-severity” fires have some substantial (&gt;20%) proportion of their area mapped as contiguous </w:t>
      </w:r>
      <w:r w:rsidR="0097240A" w:rsidRPr="0097240A">
        <w:rPr>
          <w:rFonts w:ascii="Times New Roman" w:hAnsi="Times New Roman" w:cs="Times New Roman"/>
          <w:sz w:val="24"/>
          <w:szCs w:val="24"/>
        </w:rPr>
        <w:t>stand-replacing</w:t>
      </w:r>
      <w:r w:rsidR="0097240A">
        <w:rPr>
          <w:rFonts w:ascii="Times New Roman" w:hAnsi="Times New Roman" w:cs="Times New Roman"/>
          <w:sz w:val="24"/>
          <w:szCs w:val="24"/>
        </w:rPr>
        <w:t xml:space="preserve"> patches</w:t>
      </w:r>
      <w:r w:rsidR="00005185">
        <w:rPr>
          <w:rFonts w:ascii="Times New Roman" w:hAnsi="Times New Roman" w:cs="Times New Roman"/>
          <w:sz w:val="24"/>
          <w:szCs w:val="24"/>
        </w:rPr>
        <w:t xml:space="preserve">, </w:t>
      </w:r>
      <w:r w:rsidR="0097240A">
        <w:rPr>
          <w:rFonts w:ascii="Times New Roman" w:hAnsi="Times New Roman" w:cs="Times New Roman"/>
          <w:sz w:val="24"/>
          <w:szCs w:val="24"/>
        </w:rPr>
        <w:t>amongst a matrix of</w:t>
      </w:r>
      <w:r w:rsidR="00005185">
        <w:rPr>
          <w:rFonts w:ascii="Times New Roman" w:hAnsi="Times New Roman" w:cs="Times New Roman"/>
          <w:sz w:val="24"/>
          <w:szCs w:val="24"/>
        </w:rPr>
        <w:t xml:space="preserve"> lo</w:t>
      </w:r>
      <w:r w:rsidR="0097240A">
        <w:rPr>
          <w:rFonts w:ascii="Times New Roman" w:hAnsi="Times New Roman" w:cs="Times New Roman"/>
          <w:sz w:val="24"/>
          <w:szCs w:val="24"/>
        </w:rPr>
        <w:t>w or moderate severity effects</w:t>
      </w:r>
      <w:r w:rsidR="002E1C51">
        <w:rPr>
          <w:rFonts w:ascii="Times New Roman" w:hAnsi="Times New Roman" w:cs="Times New Roman"/>
          <w:sz w:val="24"/>
          <w:szCs w:val="24"/>
        </w:rPr>
        <w:t xml:space="preserve">. </w:t>
      </w:r>
      <w:r w:rsidR="0097240A">
        <w:rPr>
          <w:rFonts w:ascii="Times New Roman" w:hAnsi="Times New Roman" w:cs="Times New Roman"/>
          <w:sz w:val="24"/>
          <w:szCs w:val="24"/>
        </w:rPr>
        <w:t>It should be noted that</w:t>
      </w:r>
      <w:r w:rsidR="002E1C51">
        <w:rPr>
          <w:rFonts w:ascii="Times New Roman" w:hAnsi="Times New Roman" w:cs="Times New Roman"/>
          <w:sz w:val="24"/>
          <w:szCs w:val="24"/>
        </w:rPr>
        <w:t xml:space="preserve"> even in </w:t>
      </w:r>
      <w:r w:rsidR="00491365">
        <w:rPr>
          <w:rFonts w:ascii="Times New Roman" w:hAnsi="Times New Roman" w:cs="Times New Roman"/>
          <w:sz w:val="24"/>
          <w:szCs w:val="24"/>
        </w:rPr>
        <w:t>boreal and subalpine forest types</w:t>
      </w:r>
      <w:r w:rsidR="002E1C51">
        <w:rPr>
          <w:rFonts w:ascii="Times New Roman" w:hAnsi="Times New Roman" w:cs="Times New Roman"/>
          <w:sz w:val="24"/>
          <w:szCs w:val="24"/>
        </w:rPr>
        <w:t xml:space="preserve"> </w:t>
      </w:r>
      <w:ins w:id="190" w:author="Malcolm North" w:date="2016-11-18T08:29:00Z">
        <w:r w:rsidR="003B3A2D">
          <w:rPr>
            <w:rFonts w:ascii="Times New Roman" w:hAnsi="Times New Roman" w:cs="Times New Roman"/>
            <w:sz w:val="24"/>
            <w:szCs w:val="24"/>
          </w:rPr>
          <w:t xml:space="preserve">characterized by </w:t>
        </w:r>
      </w:ins>
      <w:ins w:id="191" w:author="Malcolm North" w:date="2016-11-18T08:30:00Z">
        <w:r w:rsidR="003B3A2D">
          <w:rPr>
            <w:rFonts w:ascii="Times New Roman" w:hAnsi="Times New Roman" w:cs="Times New Roman"/>
            <w:sz w:val="24"/>
            <w:szCs w:val="24"/>
          </w:rPr>
          <w:t xml:space="preserve">stand-replacing </w:t>
        </w:r>
      </w:ins>
      <w:del w:id="192" w:author="Malcolm North" w:date="2016-11-17T15:56:00Z">
        <w:r w:rsidR="00491365" w:rsidDel="000A6EC5">
          <w:rPr>
            <w:rFonts w:ascii="Times New Roman" w:hAnsi="Times New Roman" w:cs="Times New Roman"/>
            <w:sz w:val="24"/>
            <w:szCs w:val="24"/>
          </w:rPr>
          <w:delText xml:space="preserve">where </w:delText>
        </w:r>
      </w:del>
      <w:del w:id="193" w:author="Malcolm North" w:date="2016-11-18T08:31:00Z">
        <w:r w:rsidR="00491365" w:rsidDel="003B3A2D">
          <w:rPr>
            <w:rFonts w:ascii="Times New Roman" w:hAnsi="Times New Roman" w:cs="Times New Roman"/>
            <w:sz w:val="24"/>
            <w:szCs w:val="24"/>
          </w:rPr>
          <w:delText>crown</w:delText>
        </w:r>
      </w:del>
      <w:del w:id="194" w:author="Malcolm North" w:date="2016-11-18T08:30:00Z">
        <w:r w:rsidR="00491365" w:rsidDel="003B3A2D">
          <w:rPr>
            <w:rFonts w:ascii="Times New Roman" w:hAnsi="Times New Roman" w:cs="Times New Roman"/>
            <w:sz w:val="24"/>
            <w:szCs w:val="24"/>
          </w:rPr>
          <w:delText>-</w:delText>
        </w:r>
      </w:del>
      <w:r w:rsidR="00491365">
        <w:rPr>
          <w:rFonts w:ascii="Times New Roman" w:hAnsi="Times New Roman" w:cs="Times New Roman"/>
          <w:sz w:val="24"/>
          <w:szCs w:val="24"/>
        </w:rPr>
        <w:t>fire</w:t>
      </w:r>
      <w:ins w:id="195" w:author="Malcolm North" w:date="2016-11-18T08:31:00Z">
        <w:r w:rsidR="003B3A2D">
          <w:rPr>
            <w:rFonts w:ascii="Times New Roman" w:hAnsi="Times New Roman" w:cs="Times New Roman"/>
            <w:sz w:val="24"/>
            <w:szCs w:val="24"/>
          </w:rPr>
          <w:t xml:space="preserve"> regimes</w:t>
        </w:r>
      </w:ins>
      <w:del w:id="196" w:author="Malcolm North" w:date="2016-11-17T15:56:00Z">
        <w:r w:rsidR="00491365" w:rsidDel="000A6EC5">
          <w:rPr>
            <w:rFonts w:ascii="Times New Roman" w:hAnsi="Times New Roman" w:cs="Times New Roman"/>
            <w:sz w:val="24"/>
            <w:szCs w:val="24"/>
          </w:rPr>
          <w:delText xml:space="preserve"> is adaptive</w:delText>
        </w:r>
      </w:del>
      <w:r w:rsidR="00491365">
        <w:rPr>
          <w:rFonts w:ascii="Times New Roman" w:hAnsi="Times New Roman" w:cs="Times New Roman"/>
          <w:sz w:val="24"/>
          <w:szCs w:val="24"/>
        </w:rPr>
        <w:t>, contemporary fires very rarely have more than 70% of their area mapped as “high-severity”</w:t>
      </w:r>
      <w:r w:rsidR="0097240A">
        <w:rPr>
          <w:rFonts w:ascii="Times New Roman" w:hAnsi="Times New Roman" w:cs="Times New Roman"/>
          <w:sz w:val="24"/>
          <w:szCs w:val="24"/>
        </w:rPr>
        <w:t xml:space="preserve"> </w:t>
      </w:r>
      <w:r w:rsidR="0097240A">
        <w:rPr>
          <w:rFonts w:ascii="Times New Roman" w:hAnsi="Times New Roman" w:cs="Times New Roman"/>
          <w:sz w:val="24"/>
          <w:szCs w:val="24"/>
        </w:rPr>
        <w:fldChar w:fldCharType="begin"/>
      </w:r>
      <w:r w:rsidR="0097240A">
        <w:rPr>
          <w:rFonts w:ascii="Times New Roman" w:hAnsi="Times New Roman" w:cs="Times New Roman"/>
          <w:sz w:val="24"/>
          <w:szCs w:val="24"/>
        </w:rPr>
        <w:instrText xml:space="preserve"> ADDIN EN.CITE &lt;EndNote&gt;&lt;Cite&gt;&lt;Author&gt;Harvey&lt;/Author&gt;&lt;Year&gt;2016&lt;/Year&gt;&lt;RecNum&gt;1519&lt;/RecNum&gt;&lt;Prefix&gt;e.g.`, &lt;/Prefix&gt;&lt;DisplayText&gt;(e.g., Harvey et al. 2016)&lt;/DisplayText&gt;&lt;record&gt;&lt;rec-number&gt;1519&lt;/rec-number&gt;&lt;foreign-keys&gt;&lt;key app="EN" db-id="tre00sewcs55d2e0szppfpa0paptvstsvzt9" timestamp="1478206640"&gt;1519&lt;/key&gt;&lt;/foreign-keys&gt;&lt;ref-type name="Journal Article"&gt;17&lt;/ref-type&gt;&lt;contributors&gt;&lt;authors&gt;&lt;author&gt;Harvey, Brian J.&lt;/author&gt;&lt;author&gt;Donato, Daniel C.&lt;/author&gt;&lt;author&gt;Turner, Monica G.&lt;/author&gt;&lt;/authors&gt;&lt;/contributors&gt;&lt;titles&gt;&lt;title&gt;Burn me twice, shame on who? Interactions between successive forest fires across a temperate mountain region&lt;/title&gt;&lt;secondary-title&gt;Ecology&lt;/secondary-title&gt;&lt;alt-title&gt;Ecol. Appl.&lt;/alt-title&gt;&lt;short-title&gt;paper/digital&lt;/short-title&gt;&lt;/titles&gt;&lt;periodical&gt;&lt;full-title&gt;Ecology&lt;/full-title&gt;&lt;abbr-1&gt;Ecology&lt;/abbr-1&gt;&lt;/periodical&gt;&lt;alt-periodical&gt;&lt;full-title&gt;Ecological Applications&lt;/full-title&gt;&lt;abbr-1&gt;Ecol. Appl.&lt;/abbr-1&gt;&lt;/alt-periodical&gt;&lt;pages&gt;2272-2282&lt;/pages&gt;&lt;volume&gt;97&lt;/volume&gt;&lt;number&gt;9&lt;/number&gt;&lt;keywords&gt;&lt;keyword&gt;burn severity&lt;/keyword&gt;&lt;keyword&gt;conifer forests&lt;/keyword&gt;&lt;keyword&gt;disturbance interactions&lt;/keyword&gt;&lt;keyword&gt;feedbacks&lt;/keyword&gt;&lt;keyword&gt;linked disturbances&lt;/keyword&gt;&lt;keyword&gt;re-burn&lt;/keyword&gt;&lt;keyword&gt;wildfire&lt;/keyword&gt;&lt;/keywords&gt;&lt;dates&gt;&lt;year&gt;2016&lt;/year&gt;&lt;/dates&gt;&lt;isbn&gt;1939-9170&lt;/isbn&gt;&lt;urls&gt;&lt;related-urls&gt;&lt;url&gt;http://dx.doi.org/10.1002/ecy.1439&lt;/url&gt;&lt;/related-urls&gt;&lt;/urls&gt;&lt;electronic-resource-num&gt;10.1002/ecy.1439&lt;/electronic-resource-num&gt;&lt;/record&gt;&lt;/Cite&gt;&lt;/EndNote&gt;</w:instrText>
      </w:r>
      <w:r w:rsidR="0097240A">
        <w:rPr>
          <w:rFonts w:ascii="Times New Roman" w:hAnsi="Times New Roman" w:cs="Times New Roman"/>
          <w:sz w:val="24"/>
          <w:szCs w:val="24"/>
        </w:rPr>
        <w:fldChar w:fldCharType="separate"/>
      </w:r>
      <w:r w:rsidR="0097240A">
        <w:rPr>
          <w:rFonts w:ascii="Times New Roman" w:hAnsi="Times New Roman" w:cs="Times New Roman"/>
          <w:noProof/>
          <w:sz w:val="24"/>
          <w:szCs w:val="24"/>
        </w:rPr>
        <w:t>(e.g., Harvey et al. 2016)</w:t>
      </w:r>
      <w:r w:rsidR="0097240A">
        <w:rPr>
          <w:rFonts w:ascii="Times New Roman" w:hAnsi="Times New Roman" w:cs="Times New Roman"/>
          <w:sz w:val="24"/>
          <w:szCs w:val="24"/>
        </w:rPr>
        <w:fldChar w:fldCharType="end"/>
      </w:r>
      <w:r w:rsidR="00491365">
        <w:rPr>
          <w:rFonts w:ascii="Times New Roman" w:hAnsi="Times New Roman" w:cs="Times New Roman"/>
          <w:sz w:val="24"/>
          <w:szCs w:val="24"/>
        </w:rPr>
        <w:t>.</w:t>
      </w:r>
      <w:r w:rsidR="00D05D62">
        <w:rPr>
          <w:rFonts w:ascii="Times New Roman" w:hAnsi="Times New Roman" w:cs="Times New Roman"/>
          <w:sz w:val="24"/>
          <w:szCs w:val="24"/>
        </w:rPr>
        <w:t xml:space="preserve"> </w:t>
      </w:r>
    </w:p>
    <w:p w14:paraId="4C3DA686" w14:textId="74611E8B" w:rsidR="006E0B1E" w:rsidRDefault="003B3A2D" w:rsidP="00491365">
      <w:pPr>
        <w:spacing w:after="0" w:line="480" w:lineRule="auto"/>
        <w:ind w:firstLine="720"/>
        <w:rPr>
          <w:rFonts w:ascii="Times New Roman" w:hAnsi="Times New Roman" w:cs="Times New Roman"/>
          <w:sz w:val="24"/>
          <w:szCs w:val="24"/>
        </w:rPr>
      </w:pPr>
      <w:ins w:id="197" w:author="Malcolm North" w:date="2016-11-18T08:32:00Z">
        <w:r>
          <w:rPr>
            <w:rFonts w:ascii="Times New Roman" w:hAnsi="Times New Roman" w:cs="Times New Roman"/>
            <w:sz w:val="24"/>
            <w:szCs w:val="24"/>
          </w:rPr>
          <w:t xml:space="preserve">These patterns suggest </w:t>
        </w:r>
      </w:ins>
      <w:del w:id="198" w:author="Malcolm North" w:date="2016-11-18T08:33:00Z">
        <w:r w:rsidR="00E50C53" w:rsidDel="003B3A2D">
          <w:rPr>
            <w:rFonts w:ascii="Times New Roman" w:hAnsi="Times New Roman" w:cs="Times New Roman"/>
            <w:sz w:val="24"/>
            <w:szCs w:val="24"/>
          </w:rPr>
          <w:delText xml:space="preserve">We </w:delText>
        </w:r>
        <w:r w:rsidR="00491365" w:rsidDel="003B3A2D">
          <w:rPr>
            <w:rFonts w:ascii="Times New Roman" w:hAnsi="Times New Roman" w:cs="Times New Roman"/>
            <w:sz w:val="24"/>
            <w:szCs w:val="24"/>
          </w:rPr>
          <w:delText xml:space="preserve">therefore </w:delText>
        </w:r>
        <w:r w:rsidR="0097240A" w:rsidDel="003B3A2D">
          <w:rPr>
            <w:rFonts w:ascii="Times New Roman" w:hAnsi="Times New Roman" w:cs="Times New Roman"/>
            <w:sz w:val="24"/>
            <w:szCs w:val="24"/>
          </w:rPr>
          <w:delText>submit</w:delText>
        </w:r>
        <w:r w:rsidR="00E50C53" w:rsidDel="003B3A2D">
          <w:rPr>
            <w:rFonts w:ascii="Times New Roman" w:hAnsi="Times New Roman" w:cs="Times New Roman"/>
            <w:sz w:val="24"/>
            <w:szCs w:val="24"/>
          </w:rPr>
          <w:delText xml:space="preserve"> </w:delText>
        </w:r>
      </w:del>
      <w:r w:rsidR="00E50C53">
        <w:rPr>
          <w:rFonts w:ascii="Times New Roman" w:hAnsi="Times New Roman" w:cs="Times New Roman"/>
          <w:sz w:val="24"/>
          <w:szCs w:val="24"/>
        </w:rPr>
        <w:t xml:space="preserve">that </w:t>
      </w:r>
      <w:del w:id="199" w:author="Malcolm North" w:date="2016-11-18T09:36:00Z">
        <w:r w:rsidR="00E50C53" w:rsidDel="009A3FD0">
          <w:rPr>
            <w:rFonts w:ascii="Times New Roman" w:hAnsi="Times New Roman" w:cs="Times New Roman"/>
            <w:sz w:val="24"/>
            <w:szCs w:val="24"/>
          </w:rPr>
          <w:delText xml:space="preserve">the </w:delText>
        </w:r>
      </w:del>
      <w:ins w:id="200" w:author="Malcolm North" w:date="2016-11-18T09:36:00Z">
        <w:r w:rsidR="009A3FD0">
          <w:rPr>
            <w:rFonts w:ascii="Times New Roman" w:hAnsi="Times New Roman" w:cs="Times New Roman"/>
            <w:sz w:val="24"/>
            <w:szCs w:val="24"/>
          </w:rPr>
          <w:t xml:space="preserve">a </w:t>
        </w:r>
      </w:ins>
      <w:r w:rsidR="00E50C53">
        <w:rPr>
          <w:rFonts w:ascii="Times New Roman" w:hAnsi="Times New Roman" w:cs="Times New Roman"/>
          <w:sz w:val="24"/>
          <w:szCs w:val="24"/>
        </w:rPr>
        <w:t>defining characteristic of fire regimes is not whether</w:t>
      </w:r>
      <w:r w:rsidR="0097240A">
        <w:rPr>
          <w:rFonts w:ascii="Times New Roman" w:hAnsi="Times New Roman" w:cs="Times New Roman"/>
          <w:sz w:val="24"/>
          <w:szCs w:val="24"/>
        </w:rPr>
        <w:t xml:space="preserve"> average percentages of overstory mortality fit in the commonly used classes (</w:t>
      </w:r>
      <w:r w:rsidR="0097240A">
        <w:rPr>
          <w:rFonts w:ascii="Times New Roman" w:hAnsi="Times New Roman" w:cs="Times New Roman"/>
          <w:noProof/>
          <w:sz w:val="24"/>
          <w:szCs w:val="24"/>
        </w:rPr>
        <w:t>&lt;20%, 20-70%, &gt;70%)</w:t>
      </w:r>
      <w:r w:rsidR="00E50C53">
        <w:rPr>
          <w:rFonts w:ascii="Times New Roman" w:hAnsi="Times New Roman" w:cs="Times New Roman"/>
          <w:sz w:val="24"/>
          <w:szCs w:val="24"/>
        </w:rPr>
        <w:t xml:space="preserve">, but rather it is the size and shape of contiguous stand-replacing patches. </w:t>
      </w:r>
      <w:r w:rsidR="00005185">
        <w:rPr>
          <w:rFonts w:ascii="Times New Roman" w:hAnsi="Times New Roman" w:cs="Times New Roman"/>
          <w:sz w:val="24"/>
          <w:szCs w:val="24"/>
        </w:rPr>
        <w:t>To illustrate this, w</w:t>
      </w:r>
      <w:r w:rsidR="006E5EB5">
        <w:rPr>
          <w:rFonts w:ascii="Times New Roman" w:hAnsi="Times New Roman" w:cs="Times New Roman"/>
          <w:sz w:val="24"/>
          <w:szCs w:val="24"/>
        </w:rPr>
        <w:t xml:space="preserve">e examined </w:t>
      </w:r>
      <w:r w:rsidR="0017360D">
        <w:rPr>
          <w:rFonts w:ascii="Times New Roman" w:hAnsi="Times New Roman" w:cs="Times New Roman"/>
          <w:sz w:val="24"/>
          <w:szCs w:val="24"/>
        </w:rPr>
        <w:t>two</w:t>
      </w:r>
      <w:r w:rsidR="006E5EB5">
        <w:rPr>
          <w:rFonts w:ascii="Times New Roman" w:hAnsi="Times New Roman" w:cs="Times New Roman"/>
          <w:sz w:val="24"/>
          <w:szCs w:val="24"/>
        </w:rPr>
        <w:t xml:space="preserve"> recent fires in the </w:t>
      </w:r>
      <w:r w:rsidR="0017360D">
        <w:rPr>
          <w:rFonts w:ascii="Times New Roman" w:hAnsi="Times New Roman" w:cs="Times New Roman"/>
          <w:sz w:val="24"/>
          <w:szCs w:val="24"/>
        </w:rPr>
        <w:t xml:space="preserve">northern </w:t>
      </w:r>
      <w:r w:rsidR="006E5EB5">
        <w:rPr>
          <w:rFonts w:ascii="Times New Roman" w:hAnsi="Times New Roman" w:cs="Times New Roman"/>
          <w:sz w:val="24"/>
          <w:szCs w:val="24"/>
        </w:rPr>
        <w:t>Sierra</w:t>
      </w:r>
      <w:r w:rsidR="0097240A">
        <w:rPr>
          <w:rFonts w:ascii="Times New Roman" w:hAnsi="Times New Roman" w:cs="Times New Roman"/>
          <w:sz w:val="24"/>
          <w:szCs w:val="24"/>
        </w:rPr>
        <w:t xml:space="preserve"> Nevada</w:t>
      </w:r>
      <w:r w:rsidR="006E5EB5">
        <w:rPr>
          <w:rFonts w:ascii="Times New Roman" w:hAnsi="Times New Roman" w:cs="Times New Roman"/>
          <w:sz w:val="24"/>
          <w:szCs w:val="24"/>
        </w:rPr>
        <w:t xml:space="preserve"> (Figure 1). The 2012 Chips Fire in the Plumas National Forest burn</w:t>
      </w:r>
      <w:r w:rsidR="0017360D">
        <w:rPr>
          <w:rFonts w:ascii="Times New Roman" w:hAnsi="Times New Roman" w:cs="Times New Roman"/>
          <w:sz w:val="24"/>
          <w:szCs w:val="24"/>
        </w:rPr>
        <w:t>ed with</w:t>
      </w:r>
      <w:r w:rsidR="006E5EB5">
        <w:rPr>
          <w:rFonts w:ascii="Times New Roman" w:hAnsi="Times New Roman" w:cs="Times New Roman"/>
          <w:sz w:val="24"/>
          <w:szCs w:val="24"/>
        </w:rPr>
        <w:t xml:space="preserve"> a </w:t>
      </w:r>
      <w:del w:id="201" w:author="Stephens" w:date="2016-11-17T11:57:00Z">
        <w:r w:rsidR="00005185" w:rsidDel="00B31DF0">
          <w:rPr>
            <w:rFonts w:ascii="Times New Roman" w:hAnsi="Times New Roman" w:cs="Times New Roman"/>
            <w:sz w:val="24"/>
            <w:szCs w:val="24"/>
          </w:rPr>
          <w:delText xml:space="preserve">very </w:delText>
        </w:r>
      </w:del>
      <w:r w:rsidR="006E5EB5">
        <w:rPr>
          <w:rFonts w:ascii="Times New Roman" w:hAnsi="Times New Roman" w:cs="Times New Roman"/>
          <w:sz w:val="24"/>
          <w:szCs w:val="24"/>
        </w:rPr>
        <w:t xml:space="preserve">modest overall proportion of stand-replacing fire (22%). </w:t>
      </w:r>
      <w:r w:rsidR="0017360D">
        <w:rPr>
          <w:rFonts w:ascii="Times New Roman" w:hAnsi="Times New Roman" w:cs="Times New Roman"/>
          <w:sz w:val="24"/>
          <w:szCs w:val="24"/>
        </w:rPr>
        <w:t xml:space="preserve">Note, we used the “high-severity” threshold described by Miller and </w:t>
      </w:r>
      <w:proofErr w:type="spellStart"/>
      <w:r w:rsidR="0017360D">
        <w:rPr>
          <w:rFonts w:ascii="Times New Roman" w:hAnsi="Times New Roman" w:cs="Times New Roman"/>
          <w:sz w:val="24"/>
          <w:szCs w:val="24"/>
        </w:rPr>
        <w:t>Thode</w:t>
      </w:r>
      <w:proofErr w:type="spellEnd"/>
      <w:r w:rsidR="0017360D">
        <w:rPr>
          <w:rFonts w:ascii="Times New Roman" w:hAnsi="Times New Roman" w:cs="Times New Roman"/>
          <w:sz w:val="24"/>
          <w:szCs w:val="24"/>
        </w:rPr>
        <w:t xml:space="preserve"> </w:t>
      </w:r>
      <w:r w:rsidR="0017360D">
        <w:rPr>
          <w:rFonts w:ascii="Times New Roman" w:hAnsi="Times New Roman" w:cs="Times New Roman"/>
          <w:sz w:val="24"/>
          <w:szCs w:val="24"/>
        </w:rPr>
        <w:fldChar w:fldCharType="begin"/>
      </w:r>
      <w:r w:rsidR="0017360D">
        <w:rPr>
          <w:rFonts w:ascii="Times New Roman" w:hAnsi="Times New Roman" w:cs="Times New Roman"/>
          <w:sz w:val="24"/>
          <w:szCs w:val="24"/>
        </w:rPr>
        <w:instrText xml:space="preserve"> ADDIN EN.CITE &lt;EndNote&gt;&lt;Cite ExcludeAuth="1"&gt;&lt;Author&gt;Miller&lt;/Author&gt;&lt;Year&gt;2007&lt;/Year&gt;&lt;RecNum&gt;382&lt;/RecNum&gt;&lt;DisplayText&gt;(2007)&lt;/DisplayText&gt;&lt;record&gt;&lt;rec-number&gt;382&lt;/rec-number&gt;&lt;foreign-keys&gt;&lt;key app="EN" db-id="tre00sewcs55d2e0szppfpa0paptvstsvzt9" timestamp="0"&gt;382&lt;/key&gt;&lt;/foreign-keys&gt;&lt;ref-type name="Journal Article"&gt;17&lt;/ref-type&gt;&lt;contributors&gt;&lt;authors&gt;&lt;author&gt;Miller, J. D.&lt;/author&gt;&lt;author&gt;Thode, A. E.&lt;/author&gt;&lt;/authors&gt;&lt;/contributors&gt;&lt;titles&gt;&lt;title&gt;Quantifying burn severity in a heterogeneous landscape with a relative version of the delta Normalized Burn Ratio (dNBR)&lt;/title&gt;&lt;secondary-title&gt;Remote Sensing of Environment&lt;/secondary-title&gt;&lt;alt-title&gt;Remote Sens. Environ.&lt;/alt-title&gt;&lt;short-title&gt;paper&lt;/short-title&gt;&lt;/titles&gt;&lt;periodical&gt;&lt;full-title&gt;Remote Sensing of Environment&lt;/full-title&gt;&lt;abbr-1&gt;Remote Sens. Environ.&lt;/abbr-1&gt;&lt;/periodical&gt;&lt;alt-periodical&gt;&lt;full-title&gt;Remote Sensing of Environment&lt;/full-title&gt;&lt;abbr-1&gt;Remote Sens. Environ.&lt;/abbr-1&gt;&lt;/alt-periodical&gt;&lt;pages&gt;66-80&lt;/pages&gt;&lt;volume&gt;109&lt;/volume&gt;&lt;number&gt;1&lt;/number&gt;&lt;dates&gt;&lt;year&gt;2007&lt;/year&gt;&lt;/dates&gt;&lt;accession-num&gt;doi: 10.1016/j.rse.2006.12.006&lt;/accession-num&gt;&lt;urls&gt;&lt;/urls&gt;&lt;/record&gt;&lt;/Cite&gt;&lt;/EndNote&gt;</w:instrText>
      </w:r>
      <w:r w:rsidR="0017360D">
        <w:rPr>
          <w:rFonts w:ascii="Times New Roman" w:hAnsi="Times New Roman" w:cs="Times New Roman"/>
          <w:sz w:val="24"/>
          <w:szCs w:val="24"/>
        </w:rPr>
        <w:fldChar w:fldCharType="separate"/>
      </w:r>
      <w:r w:rsidR="0017360D">
        <w:rPr>
          <w:rFonts w:ascii="Times New Roman" w:hAnsi="Times New Roman" w:cs="Times New Roman"/>
          <w:noProof/>
          <w:sz w:val="24"/>
          <w:szCs w:val="24"/>
        </w:rPr>
        <w:t>(2007)</w:t>
      </w:r>
      <w:r w:rsidR="0017360D">
        <w:rPr>
          <w:rFonts w:ascii="Times New Roman" w:hAnsi="Times New Roman" w:cs="Times New Roman"/>
          <w:sz w:val="24"/>
          <w:szCs w:val="24"/>
        </w:rPr>
        <w:fldChar w:fldCharType="end"/>
      </w:r>
      <w:r w:rsidR="0017360D">
        <w:rPr>
          <w:rFonts w:ascii="Times New Roman" w:hAnsi="Times New Roman" w:cs="Times New Roman"/>
          <w:sz w:val="24"/>
          <w:szCs w:val="24"/>
        </w:rPr>
        <w:t xml:space="preserve">, which corresponds with &gt;95% basal area mortality </w:t>
      </w:r>
      <w:r w:rsidR="0017360D">
        <w:rPr>
          <w:rFonts w:ascii="Times New Roman" w:hAnsi="Times New Roman" w:cs="Times New Roman"/>
          <w:sz w:val="24"/>
          <w:szCs w:val="24"/>
        </w:rPr>
        <w:fldChar w:fldCharType="begin"/>
      </w:r>
      <w:r w:rsidR="0017360D">
        <w:rPr>
          <w:rFonts w:ascii="Times New Roman" w:hAnsi="Times New Roman" w:cs="Times New Roman"/>
          <w:sz w:val="24"/>
          <w:szCs w:val="24"/>
        </w:rPr>
        <w:instrText xml:space="preserve"> ADDIN EN.CITE &lt;EndNote&gt;&lt;Cite&gt;&lt;Author&gt;Lydersen&lt;/Author&gt;&lt;Year&gt;2016&lt;/Year&gt;&lt;RecNum&gt;1461&lt;/RecNum&gt;&lt;DisplayText&gt;(Lydersen et al. 2016)&lt;/DisplayText&gt;&lt;record&gt;&lt;rec-number&gt;1461&lt;/rec-number&gt;&lt;foreign-keys&gt;&lt;key app="EN" db-id="tre00sewcs55d2e0szppfpa0paptvstsvzt9" timestamp="1464880714"&gt;1461&lt;/key&gt;&lt;/foreign-keys&gt;&lt;ref-type name="Journal Article"&gt;17&lt;/ref-type&gt;&lt;contributors&gt;&lt;authors&gt;&lt;author&gt;Lydersen, Jamie M.&lt;/author&gt;&lt;author&gt;Collins, Brandon M.&lt;/author&gt;&lt;author&gt;Miller, Jay D.&lt;/author&gt;&lt;author&gt;Fry, Danny L.&lt;/author&gt;&lt;author&gt;Stephens, Scott L.&lt;/author&gt;&lt;/authors&gt;&lt;/contributors&gt;&lt;titles&gt;&lt;title&gt;Relating fire-caused change in forest structure to remotely sensed estimates of fire severity&lt;/title&gt;&lt;secondary-title&gt;Fire Ecology&lt;/secondary-title&gt;&lt;alt-title&gt;Fire Ecol.&lt;/alt-title&gt;&lt;short-title&gt;digital&lt;/short-title&gt;&lt;/titles&gt;&lt;periodical&gt;&lt;full-title&gt;Fire Ecology&lt;/full-title&gt;&lt;abbr-1&gt;Fire Ecol.&lt;/abbr-1&gt;&lt;/periodical&gt;&lt;alt-periodical&gt;&lt;full-title&gt;Fire Ecology&lt;/full-title&gt;&lt;abbr-1&gt;Fire Ecol.&lt;/abbr-1&gt;&lt;/alt-periodical&gt;&lt;volume&gt;12&lt;/volume&gt;&lt;number&gt;3&lt;/number&gt;&lt;dates&gt;&lt;year&gt;2016&lt;/year&gt;&lt;/dates&gt;&lt;urls&gt;&lt;/urls&gt;&lt;/record&gt;&lt;/Cite&gt;&lt;/EndNote&gt;</w:instrText>
      </w:r>
      <w:r w:rsidR="0017360D">
        <w:rPr>
          <w:rFonts w:ascii="Times New Roman" w:hAnsi="Times New Roman" w:cs="Times New Roman"/>
          <w:sz w:val="24"/>
          <w:szCs w:val="24"/>
        </w:rPr>
        <w:fldChar w:fldCharType="separate"/>
      </w:r>
      <w:r w:rsidR="0017360D">
        <w:rPr>
          <w:rFonts w:ascii="Times New Roman" w:hAnsi="Times New Roman" w:cs="Times New Roman"/>
          <w:noProof/>
          <w:sz w:val="24"/>
          <w:szCs w:val="24"/>
        </w:rPr>
        <w:t>(Lydersen et al. 2016)</w:t>
      </w:r>
      <w:r w:rsidR="0017360D">
        <w:rPr>
          <w:rFonts w:ascii="Times New Roman" w:hAnsi="Times New Roman" w:cs="Times New Roman"/>
          <w:sz w:val="24"/>
          <w:szCs w:val="24"/>
        </w:rPr>
        <w:fldChar w:fldCharType="end"/>
      </w:r>
      <w:r w:rsidR="0017360D">
        <w:rPr>
          <w:rFonts w:ascii="Times New Roman" w:hAnsi="Times New Roman" w:cs="Times New Roman"/>
          <w:sz w:val="24"/>
          <w:szCs w:val="24"/>
        </w:rPr>
        <w:t xml:space="preserve">. </w:t>
      </w:r>
      <w:r w:rsidR="006E5EB5">
        <w:rPr>
          <w:rFonts w:ascii="Times New Roman" w:hAnsi="Times New Roman" w:cs="Times New Roman"/>
          <w:sz w:val="24"/>
          <w:szCs w:val="24"/>
        </w:rPr>
        <w:t>This proportion</w:t>
      </w:r>
      <w:r w:rsidR="00955DF0">
        <w:rPr>
          <w:rFonts w:ascii="Times New Roman" w:hAnsi="Times New Roman" w:cs="Times New Roman"/>
          <w:sz w:val="24"/>
          <w:szCs w:val="24"/>
        </w:rPr>
        <w:t xml:space="preserve"> of stand-replacing fire was very similar to </w:t>
      </w:r>
      <w:del w:id="202" w:author="Malcolm North" w:date="2016-11-18T08:34:00Z">
        <w:r w:rsidR="00955DF0" w:rsidDel="003B3A2D">
          <w:rPr>
            <w:rFonts w:ascii="Times New Roman" w:hAnsi="Times New Roman" w:cs="Times New Roman"/>
            <w:sz w:val="24"/>
            <w:szCs w:val="24"/>
          </w:rPr>
          <w:delText xml:space="preserve">a fire that </w:delText>
        </w:r>
        <w:r w:rsidR="00CA5F48" w:rsidDel="003B3A2D">
          <w:rPr>
            <w:rFonts w:ascii="Times New Roman" w:hAnsi="Times New Roman" w:cs="Times New Roman"/>
            <w:sz w:val="24"/>
            <w:szCs w:val="24"/>
          </w:rPr>
          <w:delText xml:space="preserve">of </w:delText>
        </w:r>
      </w:del>
      <w:r w:rsidR="00CA5F48">
        <w:rPr>
          <w:rFonts w:ascii="Times New Roman" w:hAnsi="Times New Roman" w:cs="Times New Roman"/>
          <w:sz w:val="24"/>
          <w:szCs w:val="24"/>
        </w:rPr>
        <w:t>the 2008 Cub Complex</w:t>
      </w:r>
      <w:ins w:id="203" w:author="Malcolm North" w:date="2016-11-18T08:34:00Z">
        <w:r>
          <w:rPr>
            <w:rFonts w:ascii="Times New Roman" w:hAnsi="Times New Roman" w:cs="Times New Roman"/>
            <w:sz w:val="24"/>
            <w:szCs w:val="24"/>
          </w:rPr>
          <w:t xml:space="preserve"> fire</w:t>
        </w:r>
      </w:ins>
      <w:r w:rsidR="00CA5F48">
        <w:rPr>
          <w:rFonts w:ascii="Times New Roman" w:hAnsi="Times New Roman" w:cs="Times New Roman"/>
          <w:sz w:val="24"/>
          <w:szCs w:val="24"/>
        </w:rPr>
        <w:t xml:space="preserve"> (20%), which occurred 10km northwest of the Chips Fire</w:t>
      </w:r>
      <w:r w:rsidR="00595B0D">
        <w:rPr>
          <w:rFonts w:ascii="Times New Roman" w:hAnsi="Times New Roman" w:cs="Times New Roman"/>
          <w:sz w:val="24"/>
          <w:szCs w:val="24"/>
        </w:rPr>
        <w:t>. The patterns of stand-replacing effect</w:t>
      </w:r>
      <w:r w:rsidR="00CA5F48">
        <w:rPr>
          <w:rFonts w:ascii="Times New Roman" w:hAnsi="Times New Roman" w:cs="Times New Roman"/>
          <w:sz w:val="24"/>
          <w:szCs w:val="24"/>
        </w:rPr>
        <w:t>s, however, were distinct. Forty-three percent</w:t>
      </w:r>
      <w:r w:rsidR="00595B0D">
        <w:rPr>
          <w:rFonts w:ascii="Times New Roman" w:hAnsi="Times New Roman" w:cs="Times New Roman"/>
          <w:sz w:val="24"/>
          <w:szCs w:val="24"/>
        </w:rPr>
        <w:t xml:space="preserve"> of the stand-replacing area in the Chips Fire was aggregated in contiguous patches that were large</w:t>
      </w:r>
      <w:r w:rsidR="00542D0F">
        <w:rPr>
          <w:rFonts w:ascii="Times New Roman" w:hAnsi="Times New Roman" w:cs="Times New Roman"/>
          <w:sz w:val="24"/>
          <w:szCs w:val="24"/>
        </w:rPr>
        <w:t>r than 25</w:t>
      </w:r>
      <w:r w:rsidR="00CA5F48">
        <w:rPr>
          <w:rFonts w:ascii="Times New Roman" w:hAnsi="Times New Roman" w:cs="Times New Roman"/>
          <w:sz w:val="24"/>
          <w:szCs w:val="24"/>
        </w:rPr>
        <w:t>0 ha, while f</w:t>
      </w:r>
      <w:r w:rsidR="00595B0D">
        <w:rPr>
          <w:rFonts w:ascii="Times New Roman" w:hAnsi="Times New Roman" w:cs="Times New Roman"/>
          <w:sz w:val="24"/>
          <w:szCs w:val="24"/>
        </w:rPr>
        <w:t xml:space="preserve">or the </w:t>
      </w:r>
      <w:r w:rsidR="00542D0F">
        <w:rPr>
          <w:rFonts w:ascii="Times New Roman" w:hAnsi="Times New Roman" w:cs="Times New Roman"/>
          <w:sz w:val="24"/>
          <w:szCs w:val="24"/>
        </w:rPr>
        <w:t>Cub Complex</w:t>
      </w:r>
      <w:r w:rsidR="00595B0D">
        <w:rPr>
          <w:rFonts w:ascii="Times New Roman" w:hAnsi="Times New Roman" w:cs="Times New Roman"/>
          <w:sz w:val="24"/>
          <w:szCs w:val="24"/>
        </w:rPr>
        <w:t xml:space="preserve"> </w:t>
      </w:r>
      <w:r w:rsidR="00CA5F48">
        <w:rPr>
          <w:rFonts w:ascii="Times New Roman" w:hAnsi="Times New Roman" w:cs="Times New Roman"/>
          <w:sz w:val="24"/>
          <w:szCs w:val="24"/>
        </w:rPr>
        <w:t>only 24</w:t>
      </w:r>
      <w:del w:id="204" w:author="Stephens" w:date="2016-11-17T11:57:00Z">
        <w:r w:rsidR="00CA5F48" w:rsidDel="00B31DF0">
          <w:rPr>
            <w:rFonts w:ascii="Times New Roman" w:hAnsi="Times New Roman" w:cs="Times New Roman"/>
            <w:sz w:val="24"/>
            <w:szCs w:val="24"/>
          </w:rPr>
          <w:delText xml:space="preserve"> </w:delText>
        </w:r>
      </w:del>
      <w:r w:rsidR="00CA5F48">
        <w:rPr>
          <w:rFonts w:ascii="Times New Roman" w:hAnsi="Times New Roman" w:cs="Times New Roman"/>
          <w:sz w:val="24"/>
          <w:szCs w:val="24"/>
        </w:rPr>
        <w:t xml:space="preserve">% </w:t>
      </w:r>
      <w:r w:rsidR="00595B0D">
        <w:rPr>
          <w:rFonts w:ascii="Times New Roman" w:hAnsi="Times New Roman" w:cs="Times New Roman"/>
          <w:sz w:val="24"/>
          <w:szCs w:val="24"/>
        </w:rPr>
        <w:t>was</w:t>
      </w:r>
      <w:r w:rsidR="00CA5F48">
        <w:rPr>
          <w:rFonts w:ascii="Times New Roman" w:hAnsi="Times New Roman" w:cs="Times New Roman"/>
          <w:sz w:val="24"/>
          <w:szCs w:val="24"/>
        </w:rPr>
        <w:t xml:space="preserve"> in </w:t>
      </w:r>
      <w:r w:rsidR="00542D0F">
        <w:rPr>
          <w:rFonts w:ascii="Times New Roman" w:hAnsi="Times New Roman" w:cs="Times New Roman"/>
          <w:sz w:val="24"/>
          <w:szCs w:val="24"/>
        </w:rPr>
        <w:t xml:space="preserve">the &gt;250 ha class </w:t>
      </w:r>
      <w:r w:rsidR="00595B0D">
        <w:rPr>
          <w:rFonts w:ascii="Times New Roman" w:hAnsi="Times New Roman" w:cs="Times New Roman"/>
          <w:sz w:val="24"/>
          <w:szCs w:val="24"/>
        </w:rPr>
        <w:t xml:space="preserve">(Figure 1). </w:t>
      </w:r>
      <w:r w:rsidR="00CA5F48">
        <w:rPr>
          <w:rFonts w:ascii="Times New Roman" w:hAnsi="Times New Roman" w:cs="Times New Roman"/>
          <w:sz w:val="24"/>
          <w:szCs w:val="24"/>
        </w:rPr>
        <w:t>Furthermore, stand-replacing area was relatively evenly distributed among patch size classes for the Cub Complex, but heavily skewed for the Chips Fire (Figure</w:t>
      </w:r>
      <w:r w:rsidR="006E0B1E">
        <w:rPr>
          <w:rFonts w:ascii="Times New Roman" w:hAnsi="Times New Roman" w:cs="Times New Roman"/>
          <w:sz w:val="24"/>
          <w:szCs w:val="24"/>
        </w:rPr>
        <w:t xml:space="preserve"> 1</w:t>
      </w:r>
      <w:r w:rsidR="00CA5F48">
        <w:rPr>
          <w:rFonts w:ascii="Times New Roman" w:hAnsi="Times New Roman" w:cs="Times New Roman"/>
          <w:sz w:val="24"/>
          <w:szCs w:val="24"/>
        </w:rPr>
        <w:t>).</w:t>
      </w:r>
    </w:p>
    <w:p w14:paraId="742A4761" w14:textId="36ADD79F" w:rsidR="006E5EB5" w:rsidRDefault="006E0B1E"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6E7D05">
        <w:rPr>
          <w:rFonts w:ascii="Times New Roman" w:hAnsi="Times New Roman" w:cs="Times New Roman"/>
          <w:sz w:val="24"/>
          <w:szCs w:val="24"/>
        </w:rPr>
        <w:t>The potential impact of these different distributions of stand-replacing patch area</w:t>
      </w:r>
      <w:r w:rsidR="00CA5F48">
        <w:rPr>
          <w:rFonts w:ascii="Times New Roman" w:hAnsi="Times New Roman" w:cs="Times New Roman"/>
          <w:sz w:val="24"/>
          <w:szCs w:val="24"/>
        </w:rPr>
        <w:t xml:space="preserve"> on post-fire vegetation dynamics</w:t>
      </w:r>
      <w:r w:rsidR="006E7D05">
        <w:rPr>
          <w:rFonts w:ascii="Times New Roman" w:hAnsi="Times New Roman" w:cs="Times New Roman"/>
          <w:sz w:val="24"/>
          <w:szCs w:val="24"/>
        </w:rPr>
        <w:t xml:space="preserve"> </w:t>
      </w:r>
      <w:r w:rsidR="00CA5F48">
        <w:rPr>
          <w:rFonts w:ascii="Times New Roman" w:hAnsi="Times New Roman" w:cs="Times New Roman"/>
          <w:sz w:val="24"/>
          <w:szCs w:val="24"/>
        </w:rPr>
        <w:t xml:space="preserve">is </w:t>
      </w:r>
      <w:r>
        <w:rPr>
          <w:rFonts w:ascii="Times New Roman" w:hAnsi="Times New Roman" w:cs="Times New Roman"/>
          <w:sz w:val="24"/>
          <w:szCs w:val="24"/>
        </w:rPr>
        <w:t>significant. L</w:t>
      </w:r>
      <w:r w:rsidRPr="006E0B1E">
        <w:rPr>
          <w:rFonts w:ascii="Times New Roman" w:hAnsi="Times New Roman" w:cs="Times New Roman"/>
          <w:sz w:val="24"/>
          <w:szCs w:val="24"/>
        </w:rPr>
        <w:t xml:space="preserve">arge, contiguous </w:t>
      </w:r>
      <w:r w:rsidR="00005185">
        <w:rPr>
          <w:rFonts w:ascii="Times New Roman" w:hAnsi="Times New Roman" w:cs="Times New Roman"/>
          <w:sz w:val="24"/>
          <w:szCs w:val="24"/>
        </w:rPr>
        <w:t xml:space="preserve">and roundly-shaped </w:t>
      </w:r>
      <w:r w:rsidRPr="006E0B1E">
        <w:rPr>
          <w:rFonts w:ascii="Times New Roman" w:hAnsi="Times New Roman" w:cs="Times New Roman"/>
          <w:sz w:val="24"/>
          <w:szCs w:val="24"/>
        </w:rPr>
        <w:t xml:space="preserve">patches of tree mortality </w:t>
      </w:r>
      <w:r>
        <w:rPr>
          <w:rFonts w:ascii="Times New Roman" w:hAnsi="Times New Roman" w:cs="Times New Roman"/>
          <w:sz w:val="24"/>
          <w:szCs w:val="24"/>
        </w:rPr>
        <w:t>have much more “core” area</w:t>
      </w:r>
      <w:r w:rsidR="0091419A">
        <w:rPr>
          <w:rFonts w:ascii="Times New Roman" w:hAnsi="Times New Roman" w:cs="Times New Roman"/>
          <w:sz w:val="24"/>
          <w:szCs w:val="24"/>
        </w:rPr>
        <w:t>, which is the amount of stand-replacing area that remains greater than a given distance in from the patch edge</w:t>
      </w:r>
      <w:r w:rsidRPr="006E0B1E">
        <w:rPr>
          <w:rFonts w:ascii="Times New Roman" w:hAnsi="Times New Roman" w:cs="Times New Roman"/>
          <w:sz w:val="24"/>
          <w:szCs w:val="24"/>
        </w:rPr>
        <w:t xml:space="preserve"> </w:t>
      </w:r>
      <w:r w:rsidRPr="006E0B1E">
        <w:rPr>
          <w:rFonts w:ascii="Times New Roman" w:hAnsi="Times New Roman" w:cs="Times New Roman"/>
          <w:sz w:val="24"/>
          <w:szCs w:val="24"/>
        </w:rPr>
        <w:fldChar w:fldCharType="begin"/>
      </w:r>
      <w:r w:rsidR="0091419A">
        <w:rPr>
          <w:rFonts w:ascii="Times New Roman" w:hAnsi="Times New Roman" w:cs="Times New Roman"/>
          <w:sz w:val="24"/>
          <w:szCs w:val="24"/>
        </w:rPr>
        <w:instrText xml:space="preserve"> ADDIN EN.CITE &lt;EndNote&gt;&lt;Cite&gt;&lt;Author&gt;Cansler&lt;/Author&gt;&lt;Year&gt;2014&lt;/Year&gt;&lt;RecNum&gt;1401&lt;/RecNum&gt;&lt;DisplayText&gt;(Cansler and McKenzie 2014)&lt;/DisplayText&gt;&lt;record&gt;&lt;rec-number&gt;1401&lt;/rec-number&gt;&lt;foreign-keys&gt;&lt;key app="EN" db-id="tre00sewcs55d2e0szppfpa0paptvstsvzt9" timestamp="1441121419"&gt;1401&lt;/key&gt;&lt;/foreign-keys&gt;&lt;ref-type name="Journal Article"&gt;17&lt;/ref-type&gt;&lt;contributors&gt;&lt;authors&gt;&lt;author&gt;Cansler, C. Alina&lt;/author&gt;&lt;author&gt;McKenzie, Donald&lt;/author&gt;&lt;/authors&gt;&lt;/contributors&gt;&lt;titles&gt;&lt;title&gt;Climate, fire size, and biophysical setting control fire severity and spatial pattern in the northern Cascade Range, USA&lt;/title&gt;&lt;secondary-title&gt;Ecological Applications&lt;/secondary-title&gt;&lt;alt-title&gt;Ecol. Appl.&lt;/alt-title&gt;&lt;short-title&gt;paper/digital&lt;/short-title&gt;&lt;/titles&gt;&lt;periodical&gt;&lt;full-title&gt;Ecological Applications&lt;/full-title&gt;&lt;abbr-1&gt;Ecol. Appl.&lt;/abbr-1&gt;&lt;/periodical&gt;&lt;alt-periodical&gt;&lt;full-title&gt;Ecological Applications&lt;/full-title&gt;&lt;abbr-1&gt;Ecol. Appl.&lt;/abbr-1&gt;&lt;/alt-periodical&gt;&lt;pages&gt;1037-1056&lt;/pages&gt;&lt;volume&gt;24&lt;/volume&gt;&lt;number&gt;5&lt;/number&gt;&lt;dates&gt;&lt;year&gt;2014&lt;/year&gt;&lt;pub-dates&gt;&lt;date&gt;2014/07/01&lt;/date&gt;&lt;/pub-dates&gt;&lt;/dates&gt;&lt;publisher&gt;Ecological Society of America&lt;/publisher&gt;&lt;isbn&gt;1051-0761&lt;/isbn&gt;&lt;urls&gt;&lt;related-urls&gt;&lt;url&gt;http://dx.doi.org/10.1890/13-1077.1&lt;/url&gt;&lt;/related-urls&gt;&lt;/urls&gt;&lt;electronic-resource-num&gt;10.1890/13-1077.1&lt;/electronic-resource-num&gt;&lt;access-date&gt;2015/09/01&lt;/access-date&gt;&lt;/record&gt;&lt;/Cite&gt;&lt;/EndNote&gt;</w:instrText>
      </w:r>
      <w:r w:rsidRPr="006E0B1E">
        <w:rPr>
          <w:rFonts w:ascii="Times New Roman" w:hAnsi="Times New Roman" w:cs="Times New Roman"/>
          <w:sz w:val="24"/>
          <w:szCs w:val="24"/>
        </w:rPr>
        <w:fldChar w:fldCharType="separate"/>
      </w:r>
      <w:r w:rsidR="0091419A">
        <w:rPr>
          <w:rFonts w:ascii="Times New Roman" w:hAnsi="Times New Roman" w:cs="Times New Roman"/>
          <w:noProof/>
          <w:sz w:val="24"/>
          <w:szCs w:val="24"/>
        </w:rPr>
        <w:t>(Cansler and McKenzie 2014)</w:t>
      </w:r>
      <w:r w:rsidRPr="006E0B1E">
        <w:rPr>
          <w:rFonts w:ascii="Times New Roman" w:hAnsi="Times New Roman" w:cs="Times New Roman"/>
          <w:sz w:val="24"/>
          <w:szCs w:val="24"/>
        </w:rPr>
        <w:fldChar w:fldCharType="end"/>
      </w:r>
      <w:r w:rsidR="0091419A">
        <w:rPr>
          <w:rFonts w:ascii="Times New Roman" w:hAnsi="Times New Roman" w:cs="Times New Roman"/>
          <w:sz w:val="24"/>
          <w:szCs w:val="24"/>
        </w:rPr>
        <w:t>.</w:t>
      </w:r>
      <w:r>
        <w:rPr>
          <w:rFonts w:ascii="Times New Roman" w:hAnsi="Times New Roman" w:cs="Times New Roman"/>
          <w:sz w:val="24"/>
          <w:szCs w:val="24"/>
        </w:rPr>
        <w:t xml:space="preserve"> </w:t>
      </w:r>
      <w:r w:rsidR="0091419A">
        <w:rPr>
          <w:rFonts w:ascii="Times New Roman" w:hAnsi="Times New Roman" w:cs="Times New Roman"/>
          <w:sz w:val="24"/>
          <w:szCs w:val="24"/>
        </w:rPr>
        <w:t>S</w:t>
      </w:r>
      <w:r>
        <w:rPr>
          <w:rFonts w:ascii="Times New Roman" w:hAnsi="Times New Roman" w:cs="Times New Roman"/>
          <w:sz w:val="24"/>
          <w:szCs w:val="24"/>
        </w:rPr>
        <w:t xml:space="preserve">maller </w:t>
      </w:r>
      <w:ins w:id="205" w:author="Miller, Jay D -FS" w:date="2016-11-04T12:56:00Z">
        <w:r w:rsidR="00722E34">
          <w:rPr>
            <w:rFonts w:ascii="Times New Roman" w:hAnsi="Times New Roman" w:cs="Times New Roman"/>
            <w:sz w:val="24"/>
            <w:szCs w:val="24"/>
          </w:rPr>
          <w:t xml:space="preserve">or elongated </w:t>
        </w:r>
      </w:ins>
      <w:r>
        <w:rPr>
          <w:rFonts w:ascii="Times New Roman" w:hAnsi="Times New Roman" w:cs="Times New Roman"/>
          <w:sz w:val="24"/>
          <w:szCs w:val="24"/>
        </w:rPr>
        <w:t>patches</w:t>
      </w:r>
      <w:r w:rsidR="0091419A">
        <w:rPr>
          <w:rFonts w:ascii="Times New Roman" w:hAnsi="Times New Roman" w:cs="Times New Roman"/>
          <w:sz w:val="24"/>
          <w:szCs w:val="24"/>
        </w:rPr>
        <w:t>, on the other hand,</w:t>
      </w:r>
      <w:r>
        <w:rPr>
          <w:rFonts w:ascii="Times New Roman" w:hAnsi="Times New Roman" w:cs="Times New Roman"/>
          <w:sz w:val="24"/>
          <w:szCs w:val="24"/>
        </w:rPr>
        <w:t xml:space="preserve"> have greater proportions of edge, and lesser distances-to-patch edge</w:t>
      </w:r>
      <w:r w:rsidRPr="006E0B1E">
        <w:rPr>
          <w:rFonts w:ascii="Times New Roman" w:hAnsi="Times New Roman" w:cs="Times New Roman"/>
          <w:sz w:val="24"/>
          <w:szCs w:val="24"/>
        </w:rPr>
        <w:t>.</w:t>
      </w:r>
      <w:r>
        <w:rPr>
          <w:rFonts w:ascii="Times New Roman" w:hAnsi="Times New Roman" w:cs="Times New Roman"/>
          <w:sz w:val="24"/>
          <w:szCs w:val="24"/>
        </w:rPr>
        <w:t xml:space="preserve"> For the Chips Fire</w:t>
      </w:r>
      <w:ins w:id="206" w:author="Stephens" w:date="2016-11-17T11:58:00Z">
        <w:r w:rsidR="00B31DF0">
          <w:rPr>
            <w:rFonts w:ascii="Times New Roman" w:hAnsi="Times New Roman" w:cs="Times New Roman"/>
            <w:sz w:val="24"/>
            <w:szCs w:val="24"/>
          </w:rPr>
          <w:t>,</w:t>
        </w:r>
      </w:ins>
      <w:r>
        <w:rPr>
          <w:rFonts w:ascii="Times New Roman" w:hAnsi="Times New Roman" w:cs="Times New Roman"/>
          <w:sz w:val="24"/>
          <w:szCs w:val="24"/>
        </w:rPr>
        <w:t xml:space="preserve"> 33% of the stand-replacing patch area is &gt;120</w:t>
      </w:r>
      <w:r w:rsidR="006E7D05">
        <w:rPr>
          <w:rFonts w:ascii="Times New Roman" w:hAnsi="Times New Roman" w:cs="Times New Roman"/>
          <w:sz w:val="24"/>
          <w:szCs w:val="24"/>
        </w:rPr>
        <w:t xml:space="preserve"> m </w:t>
      </w:r>
      <w:r w:rsidR="00CA5F48">
        <w:rPr>
          <w:rFonts w:ascii="Times New Roman" w:hAnsi="Times New Roman" w:cs="Times New Roman"/>
          <w:sz w:val="24"/>
          <w:szCs w:val="24"/>
        </w:rPr>
        <w:t>from patch edges, compared to 1</w:t>
      </w:r>
      <w:r>
        <w:rPr>
          <w:rFonts w:ascii="Times New Roman" w:hAnsi="Times New Roman" w:cs="Times New Roman"/>
          <w:sz w:val="24"/>
          <w:szCs w:val="24"/>
        </w:rPr>
        <w:t>7</w:t>
      </w:r>
      <w:r w:rsidR="00CA5F48">
        <w:rPr>
          <w:rFonts w:ascii="Times New Roman" w:hAnsi="Times New Roman" w:cs="Times New Roman"/>
          <w:sz w:val="24"/>
          <w:szCs w:val="24"/>
        </w:rPr>
        <w:t xml:space="preserve">% for the </w:t>
      </w:r>
      <w:r>
        <w:rPr>
          <w:rFonts w:ascii="Times New Roman" w:hAnsi="Times New Roman" w:cs="Times New Roman"/>
          <w:sz w:val="24"/>
          <w:szCs w:val="24"/>
        </w:rPr>
        <w:t>Cub Complex</w:t>
      </w:r>
      <w:r w:rsidR="00CA5F48">
        <w:rPr>
          <w:rFonts w:ascii="Times New Roman" w:hAnsi="Times New Roman" w:cs="Times New Roman"/>
          <w:sz w:val="24"/>
          <w:szCs w:val="24"/>
        </w:rPr>
        <w:t xml:space="preserve"> (Figure S1</w:t>
      </w:r>
      <w:r w:rsidR="006E7D05">
        <w:rPr>
          <w:rFonts w:ascii="Times New Roman" w:hAnsi="Times New Roman" w:cs="Times New Roman"/>
          <w:sz w:val="24"/>
          <w:szCs w:val="24"/>
        </w:rPr>
        <w:t xml:space="preserve">). </w:t>
      </w:r>
      <w:r w:rsidRPr="006E0B1E">
        <w:rPr>
          <w:rFonts w:ascii="Times New Roman" w:hAnsi="Times New Roman" w:cs="Times New Roman"/>
          <w:sz w:val="24"/>
          <w:szCs w:val="24"/>
        </w:rPr>
        <w:t xml:space="preserve">This </w:t>
      </w:r>
      <w:r>
        <w:rPr>
          <w:rFonts w:ascii="Times New Roman" w:hAnsi="Times New Roman" w:cs="Times New Roman"/>
          <w:sz w:val="24"/>
          <w:szCs w:val="24"/>
        </w:rPr>
        <w:t>contrast is ecologically</w:t>
      </w:r>
      <w:r w:rsidRPr="006E0B1E">
        <w:rPr>
          <w:rFonts w:ascii="Times New Roman" w:hAnsi="Times New Roman" w:cs="Times New Roman"/>
          <w:sz w:val="24"/>
          <w:szCs w:val="24"/>
        </w:rPr>
        <w:t xml:space="preserve"> </w:t>
      </w:r>
      <w:r>
        <w:rPr>
          <w:rFonts w:ascii="Times New Roman" w:hAnsi="Times New Roman" w:cs="Times New Roman"/>
          <w:sz w:val="24"/>
          <w:szCs w:val="24"/>
        </w:rPr>
        <w:t>relevant</w:t>
      </w:r>
      <w:r w:rsidRPr="006E0B1E">
        <w:rPr>
          <w:rFonts w:ascii="Times New Roman" w:hAnsi="Times New Roman" w:cs="Times New Roman"/>
          <w:sz w:val="24"/>
          <w:szCs w:val="24"/>
        </w:rPr>
        <w:t xml:space="preserve"> </w:t>
      </w:r>
      <w:r w:rsidR="00C3610F">
        <w:rPr>
          <w:rFonts w:ascii="Times New Roman" w:hAnsi="Times New Roman" w:cs="Times New Roman"/>
          <w:sz w:val="24"/>
          <w:szCs w:val="24"/>
        </w:rPr>
        <w:t>because the dominant tree</w:t>
      </w:r>
      <w:r w:rsidRPr="006E0B1E">
        <w:rPr>
          <w:rFonts w:ascii="Times New Roman" w:hAnsi="Times New Roman" w:cs="Times New Roman"/>
          <w:sz w:val="24"/>
          <w:szCs w:val="24"/>
        </w:rPr>
        <w:t xml:space="preserve"> species</w:t>
      </w:r>
      <w:r>
        <w:rPr>
          <w:rFonts w:ascii="Times New Roman" w:hAnsi="Times New Roman" w:cs="Times New Roman"/>
          <w:sz w:val="24"/>
          <w:szCs w:val="24"/>
        </w:rPr>
        <w:t xml:space="preserve"> in this forest type (i.e., Sierra Nevada mixed-conifer)</w:t>
      </w:r>
      <w:r w:rsidRPr="006E0B1E">
        <w:rPr>
          <w:rFonts w:ascii="Times New Roman" w:hAnsi="Times New Roman" w:cs="Times New Roman"/>
          <w:sz w:val="24"/>
          <w:szCs w:val="24"/>
        </w:rPr>
        <w:t xml:space="preserve"> lack direct mechanisms for establishment following stand-replacing fire (e.g., vegetative re-sprouting, seed stored in </w:t>
      </w:r>
      <w:proofErr w:type="spellStart"/>
      <w:r w:rsidRPr="006E0B1E">
        <w:rPr>
          <w:rFonts w:ascii="Times New Roman" w:hAnsi="Times New Roman" w:cs="Times New Roman"/>
          <w:sz w:val="24"/>
          <w:szCs w:val="24"/>
        </w:rPr>
        <w:t>serotinous</w:t>
      </w:r>
      <w:proofErr w:type="spellEnd"/>
      <w:r w:rsidRPr="006E0B1E">
        <w:rPr>
          <w:rFonts w:ascii="Times New Roman" w:hAnsi="Times New Roman" w:cs="Times New Roman"/>
          <w:sz w:val="24"/>
          <w:szCs w:val="24"/>
        </w:rPr>
        <w:t xml:space="preserve"> cones)</w:t>
      </w:r>
      <w:r>
        <w:rPr>
          <w:rFonts w:ascii="Times New Roman" w:hAnsi="Times New Roman" w:cs="Times New Roman"/>
          <w:sz w:val="24"/>
          <w:szCs w:val="24"/>
        </w:rPr>
        <w:t xml:space="preserve">. The significance of the 120 m threshold is that it exceeds the likely distance of seed dispersal for even the tallest </w:t>
      </w:r>
      <w:ins w:id="207" w:author="Malcolm North" w:date="2016-11-18T08:50:00Z">
        <w:r w:rsidR="00892280">
          <w:rPr>
            <w:rFonts w:ascii="Times New Roman" w:hAnsi="Times New Roman" w:cs="Times New Roman"/>
            <w:sz w:val="24"/>
            <w:szCs w:val="24"/>
          </w:rPr>
          <w:t xml:space="preserve">species of mixed </w:t>
        </w:r>
      </w:ins>
      <w:r>
        <w:rPr>
          <w:rFonts w:ascii="Times New Roman" w:hAnsi="Times New Roman" w:cs="Times New Roman"/>
          <w:sz w:val="24"/>
          <w:szCs w:val="24"/>
        </w:rPr>
        <w:t>conifer</w:t>
      </w:r>
      <w:del w:id="208" w:author="Malcolm North" w:date="2016-11-18T08:50:00Z">
        <w:r w:rsidDel="00892280">
          <w:rPr>
            <w:rFonts w:ascii="Times New Roman" w:hAnsi="Times New Roman" w:cs="Times New Roman"/>
            <w:sz w:val="24"/>
            <w:szCs w:val="24"/>
          </w:rPr>
          <w:delText>s</w:delText>
        </w:r>
      </w:del>
      <w:r>
        <w:rPr>
          <w:rFonts w:ascii="Times New Roman" w:hAnsi="Times New Roman" w:cs="Times New Roman"/>
          <w:sz w:val="24"/>
          <w:szCs w:val="24"/>
        </w:rPr>
        <w:t xml:space="preserve"> in this area </w:t>
      </w:r>
      <w:commentRangeStart w:id="209"/>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&lt;EndNote&gt;&lt;Cite&gt;&lt;Author&gt;McDonald&lt;/Author&gt;&lt;Year&gt;1980&lt;/Year&gt;&lt;RecNum&gt;1016&lt;/RecNum&gt;&lt;DisplayText&gt;(McDonald 1980)&lt;/DisplayText&gt;&lt;record&gt;&lt;rec-number&gt;1016&lt;/rec-number&gt;&lt;foreign-keys&gt;&lt;key app="EN" db-id="tre00sewcs55d2e0szppfpa0paptvstsvzt9" timestamp="0"&gt;1016&lt;/key&gt;&lt;/foreign-keys&gt;&lt;ref-type name="Report"&gt;27&lt;/ref-type&gt;&lt;contributors&gt;&lt;authors&gt;&lt;author&gt;McDonald, P. M.&lt;/author&gt;&lt;/authors&gt;&lt;/contributors&gt;&lt;titles&gt;&lt;title&gt;Seed dissemination in small clearcuttings in north-central California&lt;/title&gt;&lt;alt-title&gt;USDA For. Serv. Gen. Tech. Rep.&lt;/alt-title&gt;&lt;short-title&gt;digital&lt;/short-title&gt;&lt;/titles&gt;&lt;pages&gt;5&lt;/pages&gt;&lt;edition&gt;Gen. Tech. Rep.&lt;/edition&gt;&lt;dates&gt;&lt;year&gt;1980&lt;/year&gt;&lt;/dates&gt;&lt;pub-location&gt;Berkeley, CA, USA&lt;/pub-location&gt;&lt;publisher&gt;U.S. Department of Agriculture, Forest Service, Pacific Southwest Forest and Range Experiment Station&lt;/publisher&gt;&lt;isbn&gt;PSW-150&lt;/isbn&gt;&lt;work-type&gt;General Technical Report&lt;/work-type&gt;&lt;urls&gt;&lt;/urls&gt;&lt;/record&gt;&lt;/Cite&gt;&lt;/EndNote&gt;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(McDonald 1980</w:t>
      </w:r>
      <w:ins w:id="210" w:author="Malcolm North" w:date="2016-11-18T08:36:00Z">
        <w:r w:rsidR="003B3A2D">
          <w:rPr>
            <w:rFonts w:ascii="Times New Roman" w:hAnsi="Times New Roman" w:cs="Times New Roman"/>
            <w:noProof/>
            <w:sz w:val="24"/>
            <w:szCs w:val="24"/>
          </w:rPr>
          <w:t>, Clark et al. 1999</w:t>
        </w:r>
      </w:ins>
      <w:r>
        <w:rPr>
          <w:rFonts w:ascii="Times New Roman" w:hAnsi="Times New Roman" w:cs="Times New Roman"/>
          <w:noProof/>
          <w:sz w:val="24"/>
          <w:szCs w:val="24"/>
        </w:rPr>
        <w:t>)</w:t>
      </w:r>
      <w:r>
        <w:rPr>
          <w:rFonts w:ascii="Times New Roman" w:hAnsi="Times New Roman" w:cs="Times New Roman"/>
          <w:sz w:val="24"/>
          <w:szCs w:val="24"/>
        </w:rPr>
        <w:fldChar w:fldCharType="end"/>
      </w:r>
      <w:commentRangeEnd w:id="209"/>
      <w:r w:rsidR="003B3A2D">
        <w:rPr>
          <w:rStyle w:val="CommentReference"/>
        </w:rPr>
        <w:commentReference w:id="209"/>
      </w:r>
      <w:r>
        <w:rPr>
          <w:rFonts w:ascii="Times New Roman" w:hAnsi="Times New Roman" w:cs="Times New Roman"/>
          <w:sz w:val="24"/>
          <w:szCs w:val="24"/>
        </w:rPr>
        <w:t xml:space="preserve">. This means that a considerable amount of the stand-replacing area in the Chips Fire will likely be void of natural conifer regeneration for an extended period of time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&lt;EndNote&gt;&lt;Cite&gt;&lt;Author&gt;Collins&lt;/Author&gt;&lt;Year&gt;2013&lt;/Year&gt;&lt;RecNum&gt;1129&lt;/RecNum&gt;&lt;DisplayText&gt;(Collins and Roller 2013)&lt;/DisplayText&gt;&lt;record&gt;&lt;rec-number&gt;1129&lt;/rec-number&gt;&lt;foreign-keys&gt;&lt;key app="EN" db-id="tre00sewcs55d2e0szppfpa0paptvstsvzt9" timestamp="0"&gt;1129&lt;/key&gt;&lt;/foreign-keys&gt;&lt;ref-type name="Journal Article"&gt;17&lt;/ref-type&gt;&lt;contributors&gt;&lt;authors&gt;&lt;author&gt;Collins, B. M.&lt;/author&gt;&lt;author&gt;Roller, G. B.&lt;/author&gt;&lt;/authors&gt;&lt;/contributors&gt;&lt;titles&gt;&lt;title&gt;Early forest dynamics in stand-replacing fire patches in the northern Sierra Nevada, California, USA&lt;/title&gt;&lt;secondary-title&gt;Landscape Ecology&lt;/secondary-title&gt;&lt;alt-title&gt;Landscape Ecol.&lt;/alt-title&gt;&lt;short-title&gt;digital&lt;/short-title&gt;&lt;/titles&gt;&lt;periodical&gt;&lt;full-title&gt;Landscape Ecology&lt;/full-title&gt;&lt;abbr-1&gt;Landscape Ecol.&lt;/abbr-1&gt;&lt;/periodical&gt;&lt;alt-periodical&gt;&lt;full-title&gt;Landscape Ecology&lt;/full-title&gt;&lt;abbr-1&gt;Landscape Ecol.&lt;/abbr-1&gt;&lt;/alt-periodical&gt;&lt;pages&gt;1801-1813&lt;/pages&gt;&lt;volume&gt;28&lt;/volume&gt;&lt;number&gt;9&lt;/number&gt;&lt;dates&gt;&lt;year&gt;2013&lt;/year&gt;&lt;/dates&gt;&lt;urls&gt;&lt;/urls&gt;&lt;/record&gt;&lt;/Cite&gt;&lt;/EndNote&gt;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(Collins and Roller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95B0D">
        <w:rPr>
          <w:rFonts w:ascii="Times New Roman" w:hAnsi="Times New Roman" w:cs="Times New Roman"/>
          <w:sz w:val="24"/>
          <w:szCs w:val="24"/>
        </w:rPr>
        <w:t xml:space="preserve">While these different patterns </w:t>
      </w:r>
      <w:r>
        <w:rPr>
          <w:rFonts w:ascii="Times New Roman" w:hAnsi="Times New Roman" w:cs="Times New Roman"/>
          <w:sz w:val="24"/>
          <w:szCs w:val="24"/>
        </w:rPr>
        <w:t>may be related</w:t>
      </w:r>
      <w:r w:rsidR="00595B0D">
        <w:rPr>
          <w:rFonts w:ascii="Times New Roman" w:hAnsi="Times New Roman" w:cs="Times New Roman"/>
          <w:sz w:val="24"/>
          <w:szCs w:val="24"/>
        </w:rPr>
        <w:t xml:space="preserve"> </w:t>
      </w:r>
      <w:ins w:id="211" w:author="Malcolm North" w:date="2016-11-17T16:00:00Z">
        <w:r w:rsidR="000A6EC5">
          <w:rPr>
            <w:rFonts w:ascii="Times New Roman" w:hAnsi="Times New Roman" w:cs="Times New Roman"/>
            <w:sz w:val="24"/>
            <w:szCs w:val="24"/>
          </w:rPr>
          <w:t xml:space="preserve">to </w:t>
        </w:r>
      </w:ins>
      <w:r w:rsidR="00595B0D">
        <w:rPr>
          <w:rFonts w:ascii="Times New Roman" w:hAnsi="Times New Roman" w:cs="Times New Roman"/>
          <w:sz w:val="24"/>
          <w:szCs w:val="24"/>
        </w:rPr>
        <w:t xml:space="preserve">the disparity in overall fire sizes (Chips: 30,898 ha; </w:t>
      </w:r>
      <w:r>
        <w:rPr>
          <w:rFonts w:ascii="Times New Roman" w:hAnsi="Times New Roman" w:cs="Times New Roman"/>
          <w:sz w:val="24"/>
          <w:szCs w:val="24"/>
        </w:rPr>
        <w:t>Cub</w:t>
      </w:r>
      <w:r w:rsidR="00595B0D">
        <w:rPr>
          <w:rFonts w:ascii="Times New Roman" w:hAnsi="Times New Roman" w:cs="Times New Roman"/>
          <w:sz w:val="24"/>
          <w:szCs w:val="24"/>
        </w:rPr>
        <w:t xml:space="preserve">: </w:t>
      </w:r>
      <w:r>
        <w:rPr>
          <w:rFonts w:ascii="Times New Roman" w:hAnsi="Times New Roman" w:cs="Times New Roman"/>
          <w:sz w:val="24"/>
          <w:szCs w:val="24"/>
        </w:rPr>
        <w:t>7940</w:t>
      </w:r>
      <w:r w:rsidR="00C3610F">
        <w:rPr>
          <w:rFonts w:ascii="Times New Roman" w:hAnsi="Times New Roman" w:cs="Times New Roman"/>
          <w:sz w:val="24"/>
          <w:szCs w:val="24"/>
        </w:rPr>
        <w:t xml:space="preserve"> ha)</w:t>
      </w:r>
      <w:r w:rsidR="00595B0D">
        <w:rPr>
          <w:rFonts w:ascii="Times New Roman" w:hAnsi="Times New Roman" w:cs="Times New Roman"/>
          <w:sz w:val="24"/>
          <w:szCs w:val="24"/>
        </w:rPr>
        <w:t>, they emphasize the importance in not only examining overall proportions of stand-replacing effects, but at patch sizes and the distribution of area among patc</w:t>
      </w:r>
      <w:r w:rsidR="00005DD9">
        <w:rPr>
          <w:rFonts w:ascii="Times New Roman" w:hAnsi="Times New Roman" w:cs="Times New Roman"/>
          <w:sz w:val="24"/>
          <w:szCs w:val="24"/>
        </w:rPr>
        <w:t>h size classes.</w:t>
      </w:r>
    </w:p>
    <w:p w14:paraId="1501593D" w14:textId="77777777" w:rsidR="00311753" w:rsidRPr="00311753" w:rsidRDefault="00311753" w:rsidP="00453394">
      <w:pPr>
        <w:spacing w:after="0" w:line="480" w:lineRule="auto"/>
        <w:rPr>
          <w:rFonts w:ascii="Times New Roman" w:hAnsi="Times New Roman" w:cs="Times New Roman"/>
          <w:b/>
          <w:sz w:val="24"/>
          <w:szCs w:val="24"/>
        </w:rPr>
      </w:pPr>
      <w:r w:rsidRPr="00311753">
        <w:rPr>
          <w:rFonts w:ascii="Times New Roman" w:hAnsi="Times New Roman" w:cs="Times New Roman"/>
          <w:b/>
          <w:sz w:val="24"/>
          <w:szCs w:val="24"/>
        </w:rPr>
        <w:t>Alternate characterization of fire regimes</w:t>
      </w:r>
    </w:p>
    <w:p w14:paraId="151BDBB4" w14:textId="53210EA0" w:rsidR="00EE1D80" w:rsidRDefault="00311753"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05DD9">
        <w:rPr>
          <w:rFonts w:ascii="Times New Roman" w:hAnsi="Times New Roman" w:cs="Times New Roman"/>
          <w:sz w:val="24"/>
          <w:szCs w:val="24"/>
        </w:rPr>
        <w:t xml:space="preserve">Building on the </w:t>
      </w:r>
      <w:r w:rsidR="000602E5">
        <w:rPr>
          <w:rFonts w:ascii="Times New Roman" w:hAnsi="Times New Roman" w:cs="Times New Roman"/>
          <w:sz w:val="24"/>
          <w:szCs w:val="24"/>
        </w:rPr>
        <w:t xml:space="preserve">ideas discussed around the </w:t>
      </w:r>
      <w:r w:rsidR="00005DD9">
        <w:rPr>
          <w:rFonts w:ascii="Times New Roman" w:hAnsi="Times New Roman" w:cs="Times New Roman"/>
          <w:sz w:val="24"/>
          <w:szCs w:val="24"/>
        </w:rPr>
        <w:t xml:space="preserve">two contrasted fires above, we </w:t>
      </w:r>
      <w:r w:rsidR="000602E5">
        <w:rPr>
          <w:rFonts w:ascii="Times New Roman" w:hAnsi="Times New Roman" w:cs="Times New Roman"/>
          <w:sz w:val="24"/>
          <w:szCs w:val="24"/>
        </w:rPr>
        <w:t>develop</w:t>
      </w:r>
      <w:r w:rsidR="00005DD9">
        <w:rPr>
          <w:rFonts w:ascii="Times New Roman" w:hAnsi="Times New Roman" w:cs="Times New Roman"/>
          <w:sz w:val="24"/>
          <w:szCs w:val="24"/>
        </w:rPr>
        <w:t>ed</w:t>
      </w:r>
      <w:r w:rsidR="000602E5">
        <w:rPr>
          <w:rFonts w:ascii="Times New Roman" w:hAnsi="Times New Roman" w:cs="Times New Roman"/>
          <w:sz w:val="24"/>
          <w:szCs w:val="24"/>
        </w:rPr>
        <w:t xml:space="preserve"> a </w:t>
      </w:r>
      <w:r w:rsidR="00005185">
        <w:rPr>
          <w:rFonts w:ascii="Times New Roman" w:hAnsi="Times New Roman" w:cs="Times New Roman"/>
          <w:sz w:val="24"/>
          <w:szCs w:val="24"/>
        </w:rPr>
        <w:t>mathematical</w:t>
      </w:r>
      <w:r w:rsidR="000602E5">
        <w:rPr>
          <w:rFonts w:ascii="Times New Roman" w:hAnsi="Times New Roman" w:cs="Times New Roman"/>
          <w:sz w:val="24"/>
          <w:szCs w:val="24"/>
        </w:rPr>
        <w:t xml:space="preserve"> model to </w:t>
      </w:r>
      <w:r w:rsidR="00005185">
        <w:rPr>
          <w:rFonts w:ascii="Times New Roman" w:hAnsi="Times New Roman" w:cs="Times New Roman"/>
          <w:sz w:val="24"/>
          <w:szCs w:val="24"/>
        </w:rPr>
        <w:t>describe the relationship between</w:t>
      </w:r>
      <w:r w:rsidR="000602E5">
        <w:rPr>
          <w:rFonts w:ascii="Times New Roman" w:hAnsi="Times New Roman" w:cs="Times New Roman"/>
          <w:sz w:val="24"/>
          <w:szCs w:val="24"/>
        </w:rPr>
        <w:t xml:space="preserve"> stand-replacing patch area</w:t>
      </w:r>
      <w:r w:rsidR="00005185">
        <w:rPr>
          <w:rFonts w:ascii="Times New Roman" w:hAnsi="Times New Roman" w:cs="Times New Roman"/>
          <w:sz w:val="24"/>
          <w:szCs w:val="24"/>
        </w:rPr>
        <w:t xml:space="preserve"> and distance from </w:t>
      </w:r>
      <w:ins w:id="212" w:author="Miller, Jay D -FS" w:date="2016-11-08T10:43:00Z">
        <w:del w:id="213" w:author="Malcolm North" w:date="2016-11-18T08:51:00Z">
          <w:r w:rsidR="00D23765" w:rsidDel="00892280">
            <w:rPr>
              <w:rFonts w:ascii="Times New Roman" w:hAnsi="Times New Roman" w:cs="Times New Roman"/>
              <w:sz w:val="24"/>
              <w:szCs w:val="24"/>
            </w:rPr>
            <w:delText xml:space="preserve">the </w:delText>
          </w:r>
        </w:del>
        <w:r w:rsidR="00D23765">
          <w:rPr>
            <w:rFonts w:ascii="Times New Roman" w:hAnsi="Times New Roman" w:cs="Times New Roman"/>
            <w:sz w:val="24"/>
            <w:szCs w:val="24"/>
          </w:rPr>
          <w:t xml:space="preserve">patch </w:t>
        </w:r>
      </w:ins>
      <w:r w:rsidR="00005185">
        <w:rPr>
          <w:rFonts w:ascii="Times New Roman" w:hAnsi="Times New Roman" w:cs="Times New Roman"/>
          <w:sz w:val="24"/>
          <w:szCs w:val="24"/>
        </w:rPr>
        <w:t>edge</w:t>
      </w:r>
      <w:del w:id="214" w:author="Miller, Jay D -FS" w:date="2016-11-08T10:44:00Z">
        <w:r w:rsidR="00005185" w:rsidDel="00D23765">
          <w:rPr>
            <w:rFonts w:ascii="Times New Roman" w:hAnsi="Times New Roman" w:cs="Times New Roman"/>
            <w:sz w:val="24"/>
            <w:szCs w:val="24"/>
          </w:rPr>
          <w:delText>, which is the most relevant metric of fire severity</w:delText>
        </w:r>
      </w:del>
      <w:r w:rsidR="000602E5">
        <w:rPr>
          <w:rFonts w:ascii="Times New Roman" w:hAnsi="Times New Roman" w:cs="Times New Roman"/>
          <w:sz w:val="24"/>
          <w:szCs w:val="24"/>
        </w:rPr>
        <w:t xml:space="preserve">. </w:t>
      </w:r>
      <w:r w:rsidR="00D259AA">
        <w:rPr>
          <w:rFonts w:ascii="Times New Roman" w:hAnsi="Times New Roman" w:cs="Times New Roman"/>
          <w:sz w:val="24"/>
          <w:szCs w:val="24"/>
        </w:rPr>
        <w:t>Rather than simply plot</w:t>
      </w:r>
      <w:r w:rsidR="005F536C">
        <w:rPr>
          <w:rFonts w:ascii="Times New Roman" w:hAnsi="Times New Roman" w:cs="Times New Roman"/>
          <w:sz w:val="24"/>
          <w:szCs w:val="24"/>
        </w:rPr>
        <w:t>ting</w:t>
      </w:r>
      <w:r w:rsidR="00D259AA">
        <w:rPr>
          <w:rFonts w:ascii="Times New Roman" w:hAnsi="Times New Roman" w:cs="Times New Roman"/>
          <w:sz w:val="24"/>
          <w:szCs w:val="24"/>
        </w:rPr>
        <w:t xml:space="preserve"> distributions of stand-repl</w:t>
      </w:r>
      <w:r w:rsidR="0091419A">
        <w:rPr>
          <w:rFonts w:ascii="Times New Roman" w:hAnsi="Times New Roman" w:cs="Times New Roman"/>
          <w:sz w:val="24"/>
          <w:szCs w:val="24"/>
        </w:rPr>
        <w:t>acing area by patch size class</w:t>
      </w:r>
      <w:r w:rsidR="00D259AA">
        <w:rPr>
          <w:rFonts w:ascii="Times New Roman" w:hAnsi="Times New Roman" w:cs="Times New Roman"/>
          <w:sz w:val="24"/>
          <w:szCs w:val="24"/>
        </w:rPr>
        <w:t xml:space="preserve">, we sought a more process-based characterization of these very different configurations. Given that in dry forests one of the </w:t>
      </w:r>
      <w:r w:rsidR="00D259AA">
        <w:rPr>
          <w:rFonts w:ascii="Times New Roman" w:hAnsi="Times New Roman" w:cs="Times New Roman"/>
          <w:sz w:val="24"/>
          <w:szCs w:val="24"/>
        </w:rPr>
        <w:lastRenderedPageBreak/>
        <w:t>primary factors limiting tree regeneration following a stand-replacing disturbance is seed dispersal</w:t>
      </w:r>
      <w:r w:rsidR="00EE1D80">
        <w:rPr>
          <w:rFonts w:ascii="Times New Roman" w:hAnsi="Times New Roman" w:cs="Times New Roman"/>
          <w:sz w:val="24"/>
          <w:szCs w:val="24"/>
        </w:rPr>
        <w:t>,</w:t>
      </w:r>
      <w:r w:rsidR="00D259AA">
        <w:rPr>
          <w:rFonts w:ascii="Times New Roman" w:hAnsi="Times New Roman" w:cs="Times New Roman"/>
          <w:sz w:val="24"/>
          <w:szCs w:val="24"/>
        </w:rPr>
        <w:t xml:space="preserve"> we </w:t>
      </w:r>
      <w:r w:rsidR="00EE1D80">
        <w:rPr>
          <w:rFonts w:ascii="Times New Roman" w:hAnsi="Times New Roman" w:cs="Times New Roman"/>
          <w:sz w:val="24"/>
          <w:szCs w:val="24"/>
        </w:rPr>
        <w:t>focused</w:t>
      </w:r>
      <w:r w:rsidR="00D259AA">
        <w:rPr>
          <w:rFonts w:ascii="Times New Roman" w:hAnsi="Times New Roman" w:cs="Times New Roman"/>
          <w:sz w:val="24"/>
          <w:szCs w:val="24"/>
        </w:rPr>
        <w:t xml:space="preserve"> on distance-to-patch-edge</w:t>
      </w:r>
      <w:r w:rsidR="00EE1D80">
        <w:rPr>
          <w:rFonts w:ascii="Times New Roman" w:hAnsi="Times New Roman" w:cs="Times New Roman"/>
          <w:sz w:val="24"/>
          <w:szCs w:val="24"/>
        </w:rPr>
        <w:t xml:space="preserve"> as </w:t>
      </w:r>
      <w:del w:id="215" w:author="Malcolm North" w:date="2016-11-18T08:53:00Z">
        <w:r w:rsidR="00EE1D80" w:rsidDel="00892280">
          <w:rPr>
            <w:rFonts w:ascii="Times New Roman" w:hAnsi="Times New Roman" w:cs="Times New Roman"/>
            <w:sz w:val="24"/>
            <w:szCs w:val="24"/>
          </w:rPr>
          <w:delText xml:space="preserve">the </w:delText>
        </w:r>
      </w:del>
      <w:ins w:id="216" w:author="Malcolm North" w:date="2016-11-18T08:53:00Z">
        <w:r w:rsidR="00892280">
          <w:rPr>
            <w:rFonts w:ascii="Times New Roman" w:hAnsi="Times New Roman" w:cs="Times New Roman"/>
            <w:sz w:val="24"/>
            <w:szCs w:val="24"/>
          </w:rPr>
          <w:t xml:space="preserve">an </w:t>
        </w:r>
      </w:ins>
      <w:del w:id="217" w:author="Malcolm North" w:date="2016-11-18T08:52:00Z">
        <w:r w:rsidR="00EE1D80" w:rsidDel="00892280">
          <w:rPr>
            <w:rFonts w:ascii="Times New Roman" w:hAnsi="Times New Roman" w:cs="Times New Roman"/>
            <w:sz w:val="24"/>
            <w:szCs w:val="24"/>
          </w:rPr>
          <w:delText xml:space="preserve">key </w:delText>
        </w:r>
      </w:del>
      <w:ins w:id="218" w:author="Malcolm North" w:date="2016-11-18T08:52:00Z">
        <w:r w:rsidR="00892280">
          <w:rPr>
            <w:rFonts w:ascii="Times New Roman" w:hAnsi="Times New Roman" w:cs="Times New Roman"/>
            <w:sz w:val="24"/>
            <w:szCs w:val="24"/>
          </w:rPr>
          <w:t xml:space="preserve">important </w:t>
        </w:r>
      </w:ins>
      <w:del w:id="219" w:author="Malcolm North" w:date="2016-11-18T09:39:00Z">
        <w:r w:rsidR="00EE1D80" w:rsidDel="009A3FD0">
          <w:rPr>
            <w:rFonts w:ascii="Times New Roman" w:hAnsi="Times New Roman" w:cs="Times New Roman"/>
            <w:sz w:val="24"/>
            <w:szCs w:val="24"/>
          </w:rPr>
          <w:delText xml:space="preserve">process </w:delText>
        </w:r>
      </w:del>
      <w:r w:rsidR="00EE1D80">
        <w:rPr>
          <w:rFonts w:ascii="Times New Roman" w:hAnsi="Times New Roman" w:cs="Times New Roman"/>
          <w:sz w:val="24"/>
          <w:szCs w:val="24"/>
        </w:rPr>
        <w:t>variable</w:t>
      </w:r>
      <w:ins w:id="220" w:author="Malcolm North" w:date="2016-11-18T08:52:00Z">
        <w:r w:rsidR="00892280">
          <w:rPr>
            <w:rFonts w:ascii="Times New Roman" w:hAnsi="Times New Roman" w:cs="Times New Roman"/>
            <w:sz w:val="24"/>
            <w:szCs w:val="24"/>
          </w:rPr>
          <w:t xml:space="preserve"> influencing seral </w:t>
        </w:r>
      </w:ins>
      <w:ins w:id="221" w:author="Malcolm North" w:date="2016-11-18T08:53:00Z">
        <w:r w:rsidR="00892280">
          <w:rPr>
            <w:rFonts w:ascii="Times New Roman" w:hAnsi="Times New Roman" w:cs="Times New Roman"/>
            <w:sz w:val="24"/>
            <w:szCs w:val="24"/>
          </w:rPr>
          <w:t>development</w:t>
        </w:r>
      </w:ins>
      <w:r w:rsidR="00D259AA">
        <w:rPr>
          <w:rFonts w:ascii="Times New Roman" w:hAnsi="Times New Roman" w:cs="Times New Roman"/>
          <w:sz w:val="24"/>
          <w:szCs w:val="24"/>
        </w:rPr>
        <w:t xml:space="preserve">. </w:t>
      </w:r>
      <w:r w:rsidR="0091419A">
        <w:rPr>
          <w:rFonts w:ascii="Times New Roman" w:hAnsi="Times New Roman" w:cs="Times New Roman"/>
          <w:sz w:val="24"/>
          <w:szCs w:val="24"/>
        </w:rPr>
        <w:t xml:space="preserve">The </w:t>
      </w:r>
      <w:del w:id="222" w:author="Malcolm North" w:date="2016-11-18T08:54:00Z">
        <w:r w:rsidR="0091419A" w:rsidDel="00892280">
          <w:rPr>
            <w:rFonts w:ascii="Times New Roman" w:hAnsi="Times New Roman" w:cs="Times New Roman"/>
            <w:sz w:val="24"/>
            <w:szCs w:val="24"/>
          </w:rPr>
          <w:delText xml:space="preserve">previously discussed </w:delText>
        </w:r>
      </w:del>
      <w:r w:rsidR="0091419A">
        <w:rPr>
          <w:rFonts w:ascii="Times New Roman" w:hAnsi="Times New Roman" w:cs="Times New Roman"/>
          <w:sz w:val="24"/>
          <w:szCs w:val="24"/>
        </w:rPr>
        <w:t>concept of</w:t>
      </w:r>
      <w:r w:rsidR="004B52E3">
        <w:rPr>
          <w:rFonts w:ascii="Times New Roman" w:hAnsi="Times New Roman" w:cs="Times New Roman"/>
          <w:sz w:val="24"/>
          <w:szCs w:val="24"/>
        </w:rPr>
        <w:t xml:space="preserve"> </w:t>
      </w:r>
      <w:r w:rsidR="00EE1D80">
        <w:rPr>
          <w:rFonts w:ascii="Times New Roman" w:hAnsi="Times New Roman" w:cs="Times New Roman"/>
          <w:sz w:val="24"/>
          <w:szCs w:val="24"/>
        </w:rPr>
        <w:t>“</w:t>
      </w:r>
      <w:r w:rsidR="004B52E3">
        <w:rPr>
          <w:rFonts w:ascii="Times New Roman" w:hAnsi="Times New Roman" w:cs="Times New Roman"/>
          <w:sz w:val="24"/>
          <w:szCs w:val="24"/>
        </w:rPr>
        <w:t>c</w:t>
      </w:r>
      <w:r w:rsidR="00EE1D80">
        <w:rPr>
          <w:rFonts w:ascii="Times New Roman" w:hAnsi="Times New Roman" w:cs="Times New Roman"/>
          <w:sz w:val="24"/>
          <w:szCs w:val="24"/>
        </w:rPr>
        <w:t>ore patch area”</w:t>
      </w:r>
      <w:r w:rsidR="0091419A">
        <w:rPr>
          <w:rFonts w:ascii="Times New Roman" w:hAnsi="Times New Roman" w:cs="Times New Roman"/>
          <w:sz w:val="24"/>
          <w:szCs w:val="24"/>
        </w:rPr>
        <w:t xml:space="preserve"> is one approach that can address this</w:t>
      </w:r>
      <w:r w:rsidR="004B52E3">
        <w:rPr>
          <w:rFonts w:ascii="Times New Roman" w:hAnsi="Times New Roman" w:cs="Times New Roman"/>
          <w:sz w:val="24"/>
          <w:szCs w:val="24"/>
        </w:rPr>
        <w:t xml:space="preserve">. However, core patch area </w:t>
      </w:r>
      <w:r w:rsidR="005B08CD">
        <w:rPr>
          <w:rFonts w:ascii="Times New Roman" w:hAnsi="Times New Roman" w:cs="Times New Roman"/>
          <w:sz w:val="24"/>
          <w:szCs w:val="24"/>
        </w:rPr>
        <w:t>is a binary classification that depends on a single distance threshold</w:t>
      </w:r>
      <w:r w:rsidR="004B52E3">
        <w:rPr>
          <w:rFonts w:ascii="Times New Roman" w:hAnsi="Times New Roman" w:cs="Times New Roman"/>
          <w:sz w:val="24"/>
          <w:szCs w:val="24"/>
        </w:rPr>
        <w:t xml:space="preserve">. We extend this concept to describe </w:t>
      </w:r>
      <w:r w:rsidR="005B08CD">
        <w:rPr>
          <w:rFonts w:ascii="Times New Roman" w:hAnsi="Times New Roman" w:cs="Times New Roman"/>
          <w:sz w:val="24"/>
          <w:szCs w:val="24"/>
        </w:rPr>
        <w:t>a more continuous</w:t>
      </w:r>
      <w:r w:rsidR="0091419A">
        <w:rPr>
          <w:rFonts w:ascii="Times New Roman" w:hAnsi="Times New Roman" w:cs="Times New Roman"/>
          <w:sz w:val="24"/>
          <w:szCs w:val="24"/>
        </w:rPr>
        <w:t xml:space="preserve"> relationship between </w:t>
      </w:r>
      <w:r w:rsidR="004B52E3">
        <w:rPr>
          <w:rFonts w:ascii="Times New Roman" w:hAnsi="Times New Roman" w:cs="Times New Roman"/>
          <w:sz w:val="24"/>
          <w:szCs w:val="24"/>
        </w:rPr>
        <w:t xml:space="preserve">the proportion </w:t>
      </w:r>
      <w:r w:rsidR="0091419A">
        <w:rPr>
          <w:rFonts w:ascii="Times New Roman" w:hAnsi="Times New Roman" w:cs="Times New Roman"/>
          <w:sz w:val="24"/>
          <w:szCs w:val="24"/>
        </w:rPr>
        <w:t>of total</w:t>
      </w:r>
      <w:r w:rsidR="004B52E3">
        <w:rPr>
          <w:rFonts w:ascii="Times New Roman" w:hAnsi="Times New Roman" w:cs="Times New Roman"/>
          <w:sz w:val="24"/>
          <w:szCs w:val="24"/>
        </w:rPr>
        <w:t xml:space="preserve"> </w:t>
      </w:r>
      <w:r w:rsidR="00153C84">
        <w:rPr>
          <w:rFonts w:ascii="Times New Roman" w:hAnsi="Times New Roman" w:cs="Times New Roman"/>
          <w:sz w:val="24"/>
          <w:szCs w:val="24"/>
        </w:rPr>
        <w:t>stand-replacing</w:t>
      </w:r>
      <w:r w:rsidR="0091419A">
        <w:rPr>
          <w:rFonts w:ascii="Times New Roman" w:hAnsi="Times New Roman" w:cs="Times New Roman"/>
          <w:sz w:val="24"/>
          <w:szCs w:val="24"/>
        </w:rPr>
        <w:t xml:space="preserve"> </w:t>
      </w:r>
      <w:r w:rsidR="005B08CD">
        <w:rPr>
          <w:rFonts w:ascii="Times New Roman" w:hAnsi="Times New Roman" w:cs="Times New Roman"/>
          <w:sz w:val="24"/>
          <w:szCs w:val="24"/>
        </w:rPr>
        <w:t xml:space="preserve">patch </w:t>
      </w:r>
      <w:r w:rsidR="0091419A">
        <w:rPr>
          <w:rFonts w:ascii="Times New Roman" w:hAnsi="Times New Roman" w:cs="Times New Roman"/>
          <w:sz w:val="24"/>
          <w:szCs w:val="24"/>
        </w:rPr>
        <w:t xml:space="preserve">area </w:t>
      </w:r>
      <w:r w:rsidR="005B08CD">
        <w:rPr>
          <w:rFonts w:ascii="Times New Roman" w:hAnsi="Times New Roman" w:cs="Times New Roman"/>
          <w:sz w:val="24"/>
          <w:szCs w:val="24"/>
        </w:rPr>
        <w:t xml:space="preserve">and </w:t>
      </w:r>
      <w:r w:rsidR="0091419A">
        <w:rPr>
          <w:rFonts w:ascii="Times New Roman" w:hAnsi="Times New Roman" w:cs="Times New Roman"/>
          <w:sz w:val="24"/>
          <w:szCs w:val="24"/>
        </w:rPr>
        <w:t>an</w:t>
      </w:r>
      <w:r w:rsidR="004B52E3">
        <w:rPr>
          <w:rFonts w:ascii="Times New Roman" w:hAnsi="Times New Roman" w:cs="Times New Roman"/>
          <w:sz w:val="24"/>
          <w:szCs w:val="24"/>
        </w:rPr>
        <w:t xml:space="preserve"> inter</w:t>
      </w:r>
      <w:r w:rsidR="0091419A">
        <w:rPr>
          <w:rFonts w:ascii="Times New Roman" w:hAnsi="Times New Roman" w:cs="Times New Roman"/>
          <w:sz w:val="24"/>
          <w:szCs w:val="24"/>
        </w:rPr>
        <w:t>ior</w:t>
      </w:r>
      <w:r w:rsidR="004B52E3">
        <w:rPr>
          <w:rFonts w:ascii="Times New Roman" w:hAnsi="Times New Roman" w:cs="Times New Roman"/>
          <w:sz w:val="24"/>
          <w:szCs w:val="24"/>
        </w:rPr>
        <w:t xml:space="preserve"> buffer distance applied to </w:t>
      </w:r>
      <w:r w:rsidR="0091419A">
        <w:rPr>
          <w:rFonts w:ascii="Times New Roman" w:hAnsi="Times New Roman" w:cs="Times New Roman"/>
          <w:sz w:val="24"/>
          <w:szCs w:val="24"/>
        </w:rPr>
        <w:t>stand-replacing patches</w:t>
      </w:r>
      <w:r w:rsidR="004B52E3">
        <w:rPr>
          <w:rFonts w:ascii="Times New Roman" w:hAnsi="Times New Roman" w:cs="Times New Roman"/>
          <w:sz w:val="24"/>
          <w:szCs w:val="24"/>
        </w:rPr>
        <w:t xml:space="preserve"> (Figure 2). The proportion of original </w:t>
      </w:r>
      <w:r w:rsidR="009A1166">
        <w:rPr>
          <w:rFonts w:ascii="Times New Roman" w:hAnsi="Times New Roman" w:cs="Times New Roman"/>
          <w:sz w:val="24"/>
          <w:szCs w:val="24"/>
        </w:rPr>
        <w:t>stand-replacing</w:t>
      </w:r>
      <w:r w:rsidR="004B52E3">
        <w:rPr>
          <w:rFonts w:ascii="Times New Roman" w:hAnsi="Times New Roman" w:cs="Times New Roman"/>
          <w:sz w:val="24"/>
          <w:szCs w:val="24"/>
        </w:rPr>
        <w:t xml:space="preserve"> area remaining</w:t>
      </w:r>
      <w:r w:rsidR="00153C84">
        <w:rPr>
          <w:rFonts w:ascii="Times New Roman" w:hAnsi="Times New Roman" w:cs="Times New Roman"/>
          <w:sz w:val="24"/>
          <w:szCs w:val="24"/>
        </w:rPr>
        <w:t xml:space="preserve"> within a given internal buffer distance</w:t>
      </w:r>
      <w:r w:rsidR="004B52E3">
        <w:rPr>
          <w:rFonts w:ascii="Times New Roman" w:hAnsi="Times New Roman" w:cs="Times New Roman"/>
          <w:sz w:val="24"/>
          <w:szCs w:val="24"/>
        </w:rPr>
        <w:t xml:space="preserve"> is necessarily</w:t>
      </w:r>
      <w:r w:rsidR="00153C84">
        <w:rPr>
          <w:rFonts w:ascii="Times New Roman" w:hAnsi="Times New Roman" w:cs="Times New Roman"/>
          <w:sz w:val="24"/>
          <w:szCs w:val="24"/>
        </w:rPr>
        <w:t xml:space="preserve"> bounded between 1 and 0 inclusive, equaling 1 when the internal buffer distance is zero (as all the original patch area remains), and equaling 0 when the internal buffer distance is equal to the maximum distance to edge within the largest patch. This relationship can be approximated for multiple irregularly shaped patches by a modified logistic function: </w:t>
      </w:r>
    </w:p>
    <w:p w14:paraId="643CA812" w14:textId="4DD0DCFF" w:rsidR="00153C84" w:rsidRDefault="00153C84" w:rsidP="00153C84">
      <w:pPr>
        <w:spacing w:after="0" w:line="480" w:lineRule="auto"/>
        <w:ind w:left="2160" w:firstLine="720"/>
        <w:jc w:val="right"/>
        <w:rPr>
          <w:rFonts w:ascii="Times New Roman" w:hAnsi="Times New Roman" w:cs="Times New Roman"/>
          <w:sz w:val="24"/>
          <w:szCs w:val="24"/>
        </w:rPr>
      </w:pPr>
      <m:oMath>
        <m:r>
          <w:rPr>
            <w:rFonts w:ascii="Cambria Math" w:hAnsi="Cambria Math" w:cs="Times New Roman"/>
            <w:sz w:val="24"/>
            <w:szCs w:val="24"/>
          </w:rPr>
          <m:t xml:space="preserve">P ~ </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qD</m:t>
                </m:r>
              </m:sup>
            </m:sSup>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(Eq. 1)</w:t>
      </w:r>
    </w:p>
    <w:p w14:paraId="66DC7224" w14:textId="2C380BA8" w:rsidR="00EE1D80" w:rsidRPr="00E633A0" w:rsidRDefault="00153C84" w:rsidP="0045339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r>
          <w:rPr>
            <w:rFonts w:ascii="Cambria Math" w:hAnsi="Cambria Math" w:cs="Times New Roman"/>
            <w:sz w:val="24"/>
            <w:szCs w:val="24"/>
          </w:rPr>
          <m:t>P</m:t>
        </m:r>
      </m:oMath>
      <w:r>
        <w:rPr>
          <w:rFonts w:ascii="Times New Roman" w:eastAsiaTheme="minorEastAsia" w:hAnsi="Times New Roman" w:cs="Times New Roman"/>
          <w:sz w:val="24"/>
          <w:szCs w:val="24"/>
        </w:rPr>
        <w:t xml:space="preserve"> is the proportion of the original stand-replacing area, </w:t>
      </w:r>
      <m:oMath>
        <m:r>
          <w:rPr>
            <w:rFonts w:ascii="Cambria Math" w:hAnsi="Cambria Math" w:cs="Times New Roman"/>
            <w:sz w:val="24"/>
            <w:szCs w:val="24"/>
          </w:rPr>
          <m:t>D</m:t>
        </m:r>
      </m:oMath>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is the internal buffer distance, and </w:t>
      </w:r>
      <m:oMath>
        <m:r>
          <w:rPr>
            <w:rFonts w:ascii="Cambria Math" w:hAnsi="Cambria Math" w:cs="Times New Roman"/>
            <w:sz w:val="24"/>
            <w:szCs w:val="24"/>
          </w:rPr>
          <m:t>q</m:t>
        </m:r>
      </m:oMath>
      <w:r>
        <w:rPr>
          <w:rFonts w:ascii="Times New Roman" w:eastAsiaTheme="minorEastAsia" w:hAnsi="Times New Roman" w:cs="Times New Roman"/>
          <w:sz w:val="24"/>
          <w:szCs w:val="24"/>
        </w:rPr>
        <w:t xml:space="preserve"> is a free parameter that describes the shape of the relationship which we call the </w:t>
      </w:r>
      <w:commentRangeStart w:id="223"/>
      <w:ins w:id="224" w:author="Stephens" w:date="2016-11-17T13:19:00Z">
        <w:r w:rsidR="00820409" w:rsidRPr="00820409">
          <w:rPr>
            <w:rFonts w:ascii="Times New Roman" w:eastAsiaTheme="minorEastAsia" w:hAnsi="Times New Roman" w:cs="Times New Roman"/>
            <w:i/>
            <w:sz w:val="24"/>
            <w:szCs w:val="24"/>
            <w:rPrChange w:id="225" w:author="Stephens" w:date="2016-11-17T13:19:00Z">
              <w:rPr>
                <w:rFonts w:ascii="Times New Roman" w:eastAsiaTheme="minorEastAsia" w:hAnsi="Times New Roman" w:cs="Times New Roman"/>
                <w:sz w:val="24"/>
                <w:szCs w:val="24"/>
              </w:rPr>
            </w:rPrChange>
          </w:rPr>
          <w:t>severity</w:t>
        </w:r>
        <w:r w:rsidR="00820409">
          <w:rPr>
            <w:rFonts w:ascii="Times New Roman" w:eastAsiaTheme="minorEastAsia" w:hAnsi="Times New Roman" w:cs="Times New Roman"/>
            <w:sz w:val="24"/>
            <w:szCs w:val="24"/>
          </w:rPr>
          <w:t xml:space="preserve"> </w:t>
        </w:r>
      </w:ins>
      <w:r>
        <w:rPr>
          <w:rFonts w:ascii="Times New Roman" w:eastAsiaTheme="minorEastAsia" w:hAnsi="Times New Roman" w:cs="Times New Roman"/>
          <w:i/>
          <w:sz w:val="24"/>
          <w:szCs w:val="24"/>
        </w:rPr>
        <w:t>decay coefficient</w:t>
      </w:r>
      <w:ins w:id="226" w:author="Stephens" w:date="2016-11-17T13:19:00Z">
        <w:r w:rsidR="00820409">
          <w:rPr>
            <w:rFonts w:ascii="Times New Roman" w:eastAsiaTheme="minorEastAsia" w:hAnsi="Times New Roman" w:cs="Times New Roman"/>
            <w:i/>
            <w:sz w:val="24"/>
            <w:szCs w:val="24"/>
          </w:rPr>
          <w:t xml:space="preserve"> </w:t>
        </w:r>
        <w:r w:rsidR="00820409" w:rsidRPr="00820409">
          <w:rPr>
            <w:rFonts w:ascii="Times New Roman" w:eastAsiaTheme="minorEastAsia" w:hAnsi="Times New Roman" w:cs="Times New Roman"/>
            <w:sz w:val="24"/>
            <w:szCs w:val="24"/>
            <w:rPrChange w:id="227" w:author="Stephens" w:date="2016-11-17T13:20:00Z">
              <w:rPr>
                <w:rFonts w:ascii="Times New Roman" w:eastAsiaTheme="minorEastAsia" w:hAnsi="Times New Roman" w:cs="Times New Roman"/>
                <w:i/>
                <w:sz w:val="24"/>
                <w:szCs w:val="24"/>
              </w:rPr>
            </w:rPrChange>
          </w:rPr>
          <w:t>(S</w:t>
        </w:r>
      </w:ins>
      <w:ins w:id="228" w:author="Stephens" w:date="2016-11-17T13:43:00Z">
        <w:r w:rsidR="00E17FC7">
          <w:rPr>
            <w:rFonts w:ascii="Times New Roman" w:eastAsiaTheme="minorEastAsia" w:hAnsi="Times New Roman" w:cs="Times New Roman"/>
            <w:sz w:val="24"/>
            <w:szCs w:val="24"/>
          </w:rPr>
          <w:t>DC</w:t>
        </w:r>
      </w:ins>
      <w:ins w:id="229" w:author="Stephens" w:date="2016-11-17T13:19:00Z">
        <w:r w:rsidR="00820409" w:rsidRPr="00820409">
          <w:rPr>
            <w:rFonts w:ascii="Times New Roman" w:eastAsiaTheme="minorEastAsia" w:hAnsi="Times New Roman" w:cs="Times New Roman"/>
            <w:sz w:val="24"/>
            <w:szCs w:val="24"/>
            <w:rPrChange w:id="230" w:author="Stephens" w:date="2016-11-17T13:20:00Z">
              <w:rPr>
                <w:rFonts w:ascii="Times New Roman" w:eastAsiaTheme="minorEastAsia" w:hAnsi="Times New Roman" w:cs="Times New Roman"/>
                <w:i/>
                <w:sz w:val="24"/>
                <w:szCs w:val="24"/>
              </w:rPr>
            </w:rPrChange>
          </w:rPr>
          <w:t>)</w:t>
        </w:r>
      </w:ins>
      <w:r>
        <w:rPr>
          <w:rFonts w:ascii="Times New Roman" w:eastAsiaTheme="minorEastAsia" w:hAnsi="Times New Roman" w:cs="Times New Roman"/>
          <w:sz w:val="24"/>
          <w:szCs w:val="24"/>
        </w:rPr>
        <w:t xml:space="preserve">. Larger values of </w:t>
      </w:r>
      <w:ins w:id="231" w:author="Stephens" w:date="2016-11-17T13:20:00Z">
        <w:del w:id="232" w:author="Malcolm North" w:date="2016-11-17T16:13:00Z">
          <w:r w:rsidR="00820409" w:rsidDel="005C75B9">
            <w:rPr>
              <w:rFonts w:ascii="Times New Roman" w:eastAsiaTheme="minorEastAsia" w:hAnsi="Times New Roman" w:cs="Times New Roman"/>
              <w:sz w:val="24"/>
              <w:szCs w:val="24"/>
            </w:rPr>
            <w:delText xml:space="preserve"> </w:delText>
          </w:r>
        </w:del>
        <w:r w:rsidR="00820409">
          <w:rPr>
            <w:rFonts w:ascii="Times New Roman" w:eastAsiaTheme="minorEastAsia" w:hAnsi="Times New Roman" w:cs="Times New Roman"/>
            <w:sz w:val="24"/>
            <w:szCs w:val="24"/>
          </w:rPr>
          <w:t>S</w:t>
        </w:r>
      </w:ins>
      <w:ins w:id="233" w:author="Stephens" w:date="2016-11-17T13:45:00Z">
        <w:r w:rsidR="00A5076F">
          <w:rPr>
            <w:rFonts w:ascii="Times New Roman" w:eastAsiaTheme="minorEastAsia" w:hAnsi="Times New Roman" w:cs="Times New Roman"/>
            <w:sz w:val="24"/>
            <w:szCs w:val="24"/>
          </w:rPr>
          <w:t>D</w:t>
        </w:r>
      </w:ins>
      <w:ins w:id="234" w:author="Stephens" w:date="2016-11-17T13:43:00Z">
        <w:r w:rsidR="00E17FC7">
          <w:rPr>
            <w:rFonts w:ascii="Times New Roman" w:eastAsiaTheme="minorEastAsia" w:hAnsi="Times New Roman" w:cs="Times New Roman"/>
            <w:sz w:val="24"/>
            <w:szCs w:val="24"/>
          </w:rPr>
          <w:t>C</w:t>
        </w:r>
      </w:ins>
      <m:oMath>
        <m:r>
          <w:del w:id="235" w:author="Stephens" w:date="2016-11-17T13:20:00Z">
            <w:rPr>
              <w:rFonts w:ascii="Cambria Math" w:hAnsi="Cambria Math" w:cs="Times New Roman"/>
              <w:sz w:val="24"/>
              <w:szCs w:val="24"/>
            </w:rPr>
            <m:t>q</m:t>
          </w:del>
        </m:r>
      </m:oMath>
      <w:r>
        <w:rPr>
          <w:rFonts w:ascii="Times New Roman" w:eastAsiaTheme="minorEastAsia" w:hAnsi="Times New Roman" w:cs="Times New Roman"/>
          <w:sz w:val="24"/>
          <w:szCs w:val="24"/>
        </w:rPr>
        <w:t xml:space="preserve"> describe </w:t>
      </w:r>
      <w:del w:id="236" w:author="Malcolm North" w:date="2016-11-17T16:14:00Z">
        <w:r w:rsidDel="005C75B9">
          <w:rPr>
            <w:rFonts w:ascii="Times New Roman" w:eastAsiaTheme="minorEastAsia" w:hAnsi="Times New Roman" w:cs="Times New Roman"/>
            <w:sz w:val="24"/>
            <w:szCs w:val="24"/>
          </w:rPr>
          <w:delText xml:space="preserve">to </w:delText>
        </w:r>
      </w:del>
      <w:ins w:id="237" w:author="Malcolm North" w:date="2016-11-17T16:14:00Z">
        <w:r w:rsidR="005C75B9">
          <w:rPr>
            <w:rFonts w:ascii="Times New Roman" w:eastAsiaTheme="minorEastAsia" w:hAnsi="Times New Roman" w:cs="Times New Roman"/>
            <w:sz w:val="24"/>
            <w:szCs w:val="24"/>
          </w:rPr>
          <w:t xml:space="preserve">a </w:t>
        </w:r>
      </w:ins>
      <w:r>
        <w:rPr>
          <w:rFonts w:ascii="Times New Roman" w:eastAsiaTheme="minorEastAsia" w:hAnsi="Times New Roman" w:cs="Times New Roman"/>
          <w:sz w:val="24"/>
          <w:szCs w:val="24"/>
        </w:rPr>
        <w:t xml:space="preserve">more rapidly decaying </w:t>
      </w:r>
      <w:r w:rsidR="00E633A0">
        <w:rPr>
          <w:rFonts w:ascii="Times New Roman" w:eastAsiaTheme="minorEastAsia" w:hAnsi="Times New Roman" w:cs="Times New Roman"/>
          <w:sz w:val="24"/>
          <w:szCs w:val="24"/>
        </w:rPr>
        <w:t xml:space="preserve">proportional </w:t>
      </w:r>
      <w:r>
        <w:rPr>
          <w:rFonts w:ascii="Times New Roman" w:eastAsiaTheme="minorEastAsia" w:hAnsi="Times New Roman" w:cs="Times New Roman"/>
          <w:sz w:val="24"/>
          <w:szCs w:val="24"/>
        </w:rPr>
        <w:t>patch area</w:t>
      </w:r>
      <w:r w:rsidR="00E633A0">
        <w:rPr>
          <w:rFonts w:ascii="Times New Roman" w:eastAsiaTheme="minorEastAsia" w:hAnsi="Times New Roman" w:cs="Times New Roman"/>
          <w:sz w:val="24"/>
          <w:szCs w:val="24"/>
        </w:rPr>
        <w:t xml:space="preserve">, while smaller values of </w:t>
      </w:r>
      <w:ins w:id="238" w:author="Stephens" w:date="2016-11-17T13:20:00Z">
        <w:r w:rsidR="00820409" w:rsidRPr="00820409">
          <w:rPr>
            <w:rFonts w:ascii="Times New Roman" w:eastAsiaTheme="minorEastAsia" w:hAnsi="Times New Roman" w:cs="Times New Roman"/>
            <w:sz w:val="24"/>
            <w:szCs w:val="24"/>
            <w:rPrChange w:id="239" w:author="Stephens" w:date="2016-11-17T13:20:00Z">
              <w:rPr>
                <w:rFonts w:ascii="Times New Roman" w:eastAsiaTheme="minorEastAsia" w:hAnsi="Times New Roman" w:cs="Times New Roman"/>
                <w:i/>
                <w:sz w:val="24"/>
                <w:szCs w:val="24"/>
              </w:rPr>
            </w:rPrChange>
          </w:rPr>
          <w:t>S</w:t>
        </w:r>
      </w:ins>
      <w:ins w:id="240" w:author="Stephens" w:date="2016-11-17T13:43:00Z">
        <w:r w:rsidR="00E17FC7">
          <w:rPr>
            <w:rFonts w:ascii="Times New Roman" w:eastAsiaTheme="minorEastAsia" w:hAnsi="Times New Roman" w:cs="Times New Roman"/>
            <w:sz w:val="24"/>
            <w:szCs w:val="24"/>
          </w:rPr>
          <w:t>DC</w:t>
        </w:r>
      </w:ins>
      <w:del w:id="241" w:author="Stephens" w:date="2016-11-17T13:20:00Z">
        <w:r w:rsidR="00E633A0" w:rsidDel="00820409">
          <w:rPr>
            <w:rFonts w:ascii="Times New Roman" w:eastAsiaTheme="minorEastAsia" w:hAnsi="Times New Roman" w:cs="Times New Roman"/>
            <w:i/>
            <w:sz w:val="24"/>
            <w:szCs w:val="24"/>
          </w:rPr>
          <w:delText>q</w:delText>
        </w:r>
      </w:del>
      <w:r w:rsidR="00E633A0">
        <w:rPr>
          <w:rFonts w:ascii="Times New Roman" w:eastAsiaTheme="minorEastAsia" w:hAnsi="Times New Roman" w:cs="Times New Roman"/>
          <w:i/>
          <w:sz w:val="24"/>
          <w:szCs w:val="24"/>
        </w:rPr>
        <w:t xml:space="preserve"> </w:t>
      </w:r>
      <w:r w:rsidR="00E633A0">
        <w:rPr>
          <w:rFonts w:ascii="Times New Roman" w:eastAsiaTheme="minorEastAsia" w:hAnsi="Times New Roman" w:cs="Times New Roman"/>
          <w:sz w:val="24"/>
          <w:szCs w:val="24"/>
        </w:rPr>
        <w:t>describe more slowly decaying proportional patch area.</w:t>
      </w:r>
      <w:commentRangeEnd w:id="223"/>
      <w:r w:rsidR="00BC088F">
        <w:rPr>
          <w:rStyle w:val="CommentReference"/>
        </w:rPr>
        <w:commentReference w:id="223"/>
      </w:r>
    </w:p>
    <w:p w14:paraId="598B9D83" w14:textId="3A7BFE9C" w:rsidR="00D96D0F" w:rsidRDefault="00E633A0" w:rsidP="0061368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To illustrate this relationship, we generated four hypothetical scenarios of stand-replacing patches with identical areas and proportions of the landscape (Figure 2A-D). Each scenario had 1000 ha of area in stand-replacing patches, but scenario A had 1024 circular patches of 0.977 ha each, scenario B had 100 patches of 10 ha each, scenario C had 9 patches of 111 ha each, and scenario D had 1 patch of 1000 ha. The fitted values of </w:t>
      </w:r>
      <w:ins w:id="242" w:author="Stephens" w:date="2016-11-17T13:20:00Z">
        <w:r w:rsidR="00820409">
          <w:rPr>
            <w:rFonts w:ascii="Times New Roman" w:hAnsi="Times New Roman" w:cs="Times New Roman"/>
            <w:sz w:val="24"/>
            <w:szCs w:val="24"/>
          </w:rPr>
          <w:t>S</w:t>
        </w:r>
      </w:ins>
      <w:ins w:id="243" w:author="Stephens" w:date="2016-11-17T13:43:00Z">
        <w:r w:rsidR="00E17FC7">
          <w:rPr>
            <w:rFonts w:ascii="Times New Roman" w:hAnsi="Times New Roman" w:cs="Times New Roman"/>
            <w:sz w:val="24"/>
            <w:szCs w:val="24"/>
          </w:rPr>
          <w:t>DC</w:t>
        </w:r>
      </w:ins>
      <w:del w:id="244" w:author="Stephens" w:date="2016-11-17T13:21:00Z">
        <w:r w:rsidDel="00820409">
          <w:rPr>
            <w:rFonts w:ascii="Times New Roman" w:hAnsi="Times New Roman" w:cs="Times New Roman"/>
            <w:i/>
            <w:sz w:val="24"/>
            <w:szCs w:val="24"/>
          </w:rPr>
          <w:delText>q</w:delText>
        </w:r>
      </w:del>
      <w:r>
        <w:rPr>
          <w:rFonts w:ascii="Times New Roman" w:hAnsi="Times New Roman" w:cs="Times New Roman"/>
          <w:sz w:val="24"/>
          <w:szCs w:val="24"/>
        </w:rPr>
        <w:t xml:space="preserve"> were </w:t>
      </w:r>
      <w:commentRangeStart w:id="245"/>
      <w:r>
        <w:rPr>
          <w:rFonts w:ascii="Times New Roman" w:hAnsi="Times New Roman" w:cs="Times New Roman"/>
          <w:sz w:val="24"/>
          <w:szCs w:val="24"/>
        </w:rPr>
        <w:t xml:space="preserve">0.219, 0.068, 0.002, and </w:t>
      </w:r>
      <w:r>
        <w:rPr>
          <w:rFonts w:ascii="Times New Roman" w:hAnsi="Times New Roman" w:cs="Times New Roman"/>
          <w:sz w:val="24"/>
          <w:szCs w:val="24"/>
        </w:rPr>
        <w:lastRenderedPageBreak/>
        <w:t>0.0006</w:t>
      </w:r>
      <w:commentRangeEnd w:id="245"/>
      <w:r w:rsidR="00B519F0">
        <w:rPr>
          <w:rStyle w:val="CommentReference"/>
        </w:rPr>
        <w:commentReference w:id="245"/>
      </w:r>
      <w:r>
        <w:rPr>
          <w:rFonts w:ascii="Times New Roman" w:hAnsi="Times New Roman" w:cs="Times New Roman"/>
          <w:sz w:val="24"/>
          <w:szCs w:val="24"/>
        </w:rPr>
        <w:t xml:space="preserve"> for scenarios A-D, respectively. This translates to predictions of &lt;0.001% of </w:t>
      </w:r>
      <w:r w:rsidR="0061368A">
        <w:rPr>
          <w:rFonts w:ascii="Times New Roman" w:hAnsi="Times New Roman" w:cs="Times New Roman"/>
          <w:sz w:val="24"/>
          <w:szCs w:val="24"/>
        </w:rPr>
        <w:t>original</w:t>
      </w:r>
      <w:r>
        <w:rPr>
          <w:rFonts w:ascii="Times New Roman" w:hAnsi="Times New Roman" w:cs="Times New Roman"/>
          <w:sz w:val="24"/>
          <w:szCs w:val="24"/>
        </w:rPr>
        <w:t xml:space="preserve"> </w:t>
      </w:r>
      <w:r w:rsidR="0061368A">
        <w:rPr>
          <w:rFonts w:ascii="Times New Roman" w:hAnsi="Times New Roman" w:cs="Times New Roman"/>
          <w:sz w:val="24"/>
          <w:szCs w:val="24"/>
        </w:rPr>
        <w:t>stand replacing</w:t>
      </w:r>
      <w:r>
        <w:rPr>
          <w:rFonts w:ascii="Times New Roman" w:hAnsi="Times New Roman" w:cs="Times New Roman"/>
          <w:sz w:val="24"/>
          <w:szCs w:val="24"/>
        </w:rPr>
        <w:t xml:space="preserve"> area greater than 120m from the patch edge in scenarios A and B, </w:t>
      </w:r>
      <w:r w:rsidR="0061368A">
        <w:rPr>
          <w:rFonts w:ascii="Times New Roman" w:hAnsi="Times New Roman" w:cs="Times New Roman"/>
          <w:sz w:val="24"/>
          <w:szCs w:val="24"/>
        </w:rPr>
        <w:t xml:space="preserve">57.5% of original stand replacing area greater than 120m from the patch edge in scenario C, and 84.7% of original stand replacing area greater than 120m from the patch edge in </w:t>
      </w:r>
      <w:commentRangeStart w:id="246"/>
      <w:r w:rsidR="0061368A">
        <w:rPr>
          <w:rFonts w:ascii="Times New Roman" w:hAnsi="Times New Roman" w:cs="Times New Roman"/>
          <w:sz w:val="24"/>
          <w:szCs w:val="24"/>
        </w:rPr>
        <w:t>scenario C</w:t>
      </w:r>
      <w:commentRangeEnd w:id="246"/>
      <w:r w:rsidR="002E1EF6">
        <w:rPr>
          <w:rStyle w:val="CommentReference"/>
        </w:rPr>
        <w:commentReference w:id="246"/>
      </w:r>
      <w:r w:rsidR="0061368A">
        <w:rPr>
          <w:rFonts w:ascii="Times New Roman" w:hAnsi="Times New Roman" w:cs="Times New Roman"/>
          <w:sz w:val="24"/>
          <w:szCs w:val="24"/>
        </w:rPr>
        <w:t xml:space="preserve">. </w:t>
      </w:r>
      <w:del w:id="247" w:author="Stephens" w:date="2016-11-17T13:21:00Z">
        <w:r w:rsidR="0061368A" w:rsidDel="00820409">
          <w:rPr>
            <w:rFonts w:ascii="Times New Roman" w:hAnsi="Times New Roman" w:cs="Times New Roman"/>
            <w:sz w:val="24"/>
            <w:szCs w:val="24"/>
          </w:rPr>
          <w:delText xml:space="preserve">The decay coefficient </w:delText>
        </w:r>
        <w:r w:rsidR="0061368A" w:rsidDel="00820409">
          <w:rPr>
            <w:rFonts w:ascii="Times New Roman" w:hAnsi="Times New Roman" w:cs="Times New Roman"/>
            <w:i/>
            <w:sz w:val="24"/>
            <w:szCs w:val="24"/>
          </w:rPr>
          <w:delText>q</w:delText>
        </w:r>
        <w:r w:rsidR="0061368A" w:rsidDel="00820409">
          <w:rPr>
            <w:rFonts w:ascii="Times New Roman" w:hAnsi="Times New Roman" w:cs="Times New Roman"/>
            <w:sz w:val="24"/>
            <w:szCs w:val="24"/>
          </w:rPr>
          <w:delText xml:space="preserve"> </w:delText>
        </w:r>
      </w:del>
      <w:ins w:id="248" w:author="Stephens" w:date="2016-11-17T13:21:00Z">
        <w:r w:rsidR="00820409">
          <w:rPr>
            <w:rFonts w:ascii="Times New Roman" w:hAnsi="Times New Roman" w:cs="Times New Roman"/>
            <w:sz w:val="24"/>
            <w:szCs w:val="24"/>
          </w:rPr>
          <w:t>S</w:t>
        </w:r>
      </w:ins>
      <w:ins w:id="249" w:author="Stephens" w:date="2016-11-17T13:44:00Z">
        <w:r w:rsidR="00E17FC7">
          <w:rPr>
            <w:rFonts w:ascii="Times New Roman" w:hAnsi="Times New Roman" w:cs="Times New Roman"/>
            <w:sz w:val="24"/>
            <w:szCs w:val="24"/>
          </w:rPr>
          <w:t>D</w:t>
        </w:r>
      </w:ins>
      <w:ins w:id="250" w:author="Stephens" w:date="2016-11-17T13:43:00Z">
        <w:r w:rsidR="00E17FC7">
          <w:rPr>
            <w:rFonts w:ascii="Times New Roman" w:hAnsi="Times New Roman" w:cs="Times New Roman"/>
            <w:sz w:val="24"/>
            <w:szCs w:val="24"/>
          </w:rPr>
          <w:t>C</w:t>
        </w:r>
      </w:ins>
      <w:ins w:id="251" w:author="Stephens" w:date="2016-11-17T13:38:00Z">
        <w:r w:rsidR="002E789C">
          <w:rPr>
            <w:rFonts w:ascii="Times New Roman" w:hAnsi="Times New Roman" w:cs="Times New Roman"/>
            <w:sz w:val="24"/>
            <w:szCs w:val="24"/>
          </w:rPr>
          <w:t xml:space="preserve"> </w:t>
        </w:r>
      </w:ins>
      <w:r w:rsidR="0061368A">
        <w:rPr>
          <w:rFonts w:ascii="Times New Roman" w:hAnsi="Times New Roman" w:cs="Times New Roman"/>
          <w:sz w:val="24"/>
          <w:szCs w:val="24"/>
        </w:rPr>
        <w:t xml:space="preserve">does not capture the complete loss of high-severity area with a large enough distance because the modified logistic function does not go to zero, but it is a very good approximation of the rate of loss of high-severity area with increasing distance from edge, which is the value of ecological importance. </w:t>
      </w:r>
      <w:del w:id="252" w:author="Malcolm North" w:date="2016-11-18T09:00:00Z">
        <w:r w:rsidR="0061368A" w:rsidDel="007D67BA">
          <w:rPr>
            <w:rFonts w:ascii="Times New Roman" w:hAnsi="Times New Roman" w:cs="Times New Roman"/>
            <w:sz w:val="24"/>
            <w:szCs w:val="24"/>
          </w:rPr>
          <w:delText>Further</w:delText>
        </w:r>
      </w:del>
      <w:ins w:id="253" w:author="Malcolm North" w:date="2016-11-18T09:00:00Z">
        <w:r w:rsidR="007D67BA">
          <w:rPr>
            <w:rFonts w:ascii="Times New Roman" w:hAnsi="Times New Roman" w:cs="Times New Roman"/>
            <w:sz w:val="24"/>
            <w:szCs w:val="24"/>
          </w:rPr>
          <w:t>In addition,</w:t>
        </w:r>
      </w:ins>
      <w:del w:id="254" w:author="Stephens" w:date="2016-11-17T13:21:00Z">
        <w:r w:rsidR="0061368A" w:rsidDel="00820409">
          <w:rPr>
            <w:rFonts w:ascii="Times New Roman" w:hAnsi="Times New Roman" w:cs="Times New Roman"/>
            <w:sz w:val="24"/>
            <w:szCs w:val="24"/>
          </w:rPr>
          <w:delText>, the decay coefficient</w:delText>
        </w:r>
      </w:del>
      <w:ins w:id="255" w:author="Stephens" w:date="2016-11-17T13:38:00Z">
        <w:r w:rsidR="002E789C">
          <w:rPr>
            <w:rFonts w:ascii="Times New Roman" w:hAnsi="Times New Roman" w:cs="Times New Roman"/>
            <w:sz w:val="24"/>
            <w:szCs w:val="24"/>
          </w:rPr>
          <w:t xml:space="preserve"> </w:t>
        </w:r>
      </w:ins>
      <w:ins w:id="256" w:author="Stephens" w:date="2016-11-17T13:21:00Z">
        <w:r w:rsidR="00820409">
          <w:rPr>
            <w:rFonts w:ascii="Times New Roman" w:hAnsi="Times New Roman" w:cs="Times New Roman"/>
            <w:sz w:val="24"/>
            <w:szCs w:val="24"/>
          </w:rPr>
          <w:t>S</w:t>
        </w:r>
      </w:ins>
      <w:ins w:id="257" w:author="Stephens" w:date="2016-11-17T13:44:00Z">
        <w:r w:rsidR="00E17FC7">
          <w:rPr>
            <w:rFonts w:ascii="Times New Roman" w:hAnsi="Times New Roman" w:cs="Times New Roman"/>
            <w:sz w:val="24"/>
            <w:szCs w:val="24"/>
          </w:rPr>
          <w:t>DC</w:t>
        </w:r>
      </w:ins>
      <w:r w:rsidR="0061368A">
        <w:rPr>
          <w:rFonts w:ascii="Times New Roman" w:hAnsi="Times New Roman" w:cs="Times New Roman"/>
          <w:sz w:val="24"/>
          <w:szCs w:val="24"/>
        </w:rPr>
        <w:t xml:space="preserve"> </w:t>
      </w:r>
      <w:del w:id="258" w:author="Malcolm North" w:date="2016-11-18T09:00:00Z">
        <w:r w:rsidR="001630AC" w:rsidDel="007D67BA">
          <w:rPr>
            <w:rFonts w:ascii="Times New Roman" w:hAnsi="Times New Roman" w:cs="Times New Roman"/>
            <w:sz w:val="24"/>
            <w:szCs w:val="24"/>
          </w:rPr>
          <w:delText xml:space="preserve">appears to </w:delText>
        </w:r>
      </w:del>
      <w:r w:rsidR="001630AC">
        <w:rPr>
          <w:rFonts w:ascii="Times New Roman" w:hAnsi="Times New Roman" w:cs="Times New Roman"/>
          <w:sz w:val="24"/>
          <w:szCs w:val="24"/>
        </w:rPr>
        <w:t>distinguish</w:t>
      </w:r>
      <w:ins w:id="259" w:author="Malcolm North" w:date="2016-11-18T09:00:00Z">
        <w:r w:rsidR="007D67BA">
          <w:rPr>
            <w:rFonts w:ascii="Times New Roman" w:hAnsi="Times New Roman" w:cs="Times New Roman"/>
            <w:sz w:val="24"/>
            <w:szCs w:val="24"/>
          </w:rPr>
          <w:t>es</w:t>
        </w:r>
      </w:ins>
      <w:r w:rsidR="001630AC">
        <w:rPr>
          <w:rFonts w:ascii="Times New Roman" w:hAnsi="Times New Roman" w:cs="Times New Roman"/>
          <w:sz w:val="24"/>
          <w:szCs w:val="24"/>
        </w:rPr>
        <w:t xml:space="preserve"> among </w:t>
      </w:r>
      <w:r w:rsidR="003F0BD3">
        <w:rPr>
          <w:rFonts w:ascii="Times New Roman" w:hAnsi="Times New Roman" w:cs="Times New Roman"/>
          <w:sz w:val="24"/>
          <w:szCs w:val="24"/>
        </w:rPr>
        <w:t xml:space="preserve">the </w:t>
      </w:r>
      <w:r w:rsidR="001630AC">
        <w:rPr>
          <w:rFonts w:ascii="Times New Roman" w:hAnsi="Times New Roman" w:cs="Times New Roman"/>
          <w:sz w:val="24"/>
          <w:szCs w:val="24"/>
        </w:rPr>
        <w:t xml:space="preserve">configurations with </w:t>
      </w:r>
      <w:r w:rsidR="003F0BD3">
        <w:rPr>
          <w:rFonts w:ascii="Times New Roman" w:hAnsi="Times New Roman" w:cs="Times New Roman"/>
          <w:sz w:val="24"/>
          <w:szCs w:val="24"/>
        </w:rPr>
        <w:t>intermediate sized patches</w:t>
      </w:r>
      <w:r w:rsidR="001630AC">
        <w:rPr>
          <w:rFonts w:ascii="Times New Roman" w:hAnsi="Times New Roman" w:cs="Times New Roman"/>
          <w:sz w:val="24"/>
          <w:szCs w:val="24"/>
        </w:rPr>
        <w:t xml:space="preserve"> (Figure 2</w:t>
      </w:r>
      <w:r w:rsidR="00C16180">
        <w:rPr>
          <w:rFonts w:ascii="Times New Roman" w:hAnsi="Times New Roman" w:cs="Times New Roman"/>
          <w:sz w:val="24"/>
          <w:szCs w:val="24"/>
        </w:rPr>
        <w:t>B and 2C</w:t>
      </w:r>
      <w:r w:rsidR="001630AC">
        <w:rPr>
          <w:rFonts w:ascii="Times New Roman" w:hAnsi="Times New Roman" w:cs="Times New Roman"/>
          <w:sz w:val="24"/>
          <w:szCs w:val="24"/>
        </w:rPr>
        <w:t>)</w:t>
      </w:r>
      <w:r w:rsidR="00C16180">
        <w:rPr>
          <w:rFonts w:ascii="Times New Roman" w:hAnsi="Times New Roman" w:cs="Times New Roman"/>
          <w:sz w:val="24"/>
          <w:szCs w:val="24"/>
        </w:rPr>
        <w:t>, with corresponding intermediate</w:t>
      </w:r>
      <w:ins w:id="260" w:author="Stephens" w:date="2016-11-17T13:38:00Z">
        <w:r w:rsidR="002E789C">
          <w:rPr>
            <w:rFonts w:ascii="Times New Roman" w:hAnsi="Times New Roman" w:cs="Times New Roman"/>
            <w:sz w:val="24"/>
            <w:szCs w:val="24"/>
          </w:rPr>
          <w:t xml:space="preserve"> </w:t>
        </w:r>
      </w:ins>
      <w:ins w:id="261" w:author="Stephens" w:date="2016-11-17T13:25:00Z">
        <w:r w:rsidR="00820409">
          <w:rPr>
            <w:rFonts w:ascii="Times New Roman" w:hAnsi="Times New Roman" w:cs="Times New Roman"/>
            <w:sz w:val="24"/>
            <w:szCs w:val="24"/>
          </w:rPr>
          <w:t>S</w:t>
        </w:r>
      </w:ins>
      <w:ins w:id="262" w:author="Stephens" w:date="2016-11-17T13:44:00Z">
        <w:r w:rsidR="00E17FC7">
          <w:rPr>
            <w:rFonts w:ascii="Times New Roman" w:hAnsi="Times New Roman" w:cs="Times New Roman"/>
            <w:sz w:val="24"/>
            <w:szCs w:val="24"/>
          </w:rPr>
          <w:t>DC</w:t>
        </w:r>
      </w:ins>
      <w:del w:id="263" w:author="Stephens" w:date="2016-11-17T13:25:00Z">
        <w:r w:rsidR="00C16180" w:rsidDel="00820409">
          <w:rPr>
            <w:rFonts w:ascii="Times New Roman" w:hAnsi="Times New Roman" w:cs="Times New Roman"/>
            <w:sz w:val="24"/>
            <w:szCs w:val="24"/>
          </w:rPr>
          <w:delText xml:space="preserve"> q</w:delText>
        </w:r>
      </w:del>
      <w:r w:rsidR="00C16180">
        <w:rPr>
          <w:rFonts w:ascii="Times New Roman" w:hAnsi="Times New Roman" w:cs="Times New Roman"/>
          <w:sz w:val="24"/>
          <w:szCs w:val="24"/>
        </w:rPr>
        <w:t xml:space="preserve"> values (Figure 2E)</w:t>
      </w:r>
      <w:r w:rsidR="003F0BD3">
        <w:rPr>
          <w:rFonts w:ascii="Times New Roman" w:hAnsi="Times New Roman" w:cs="Times New Roman"/>
          <w:sz w:val="24"/>
          <w:szCs w:val="24"/>
        </w:rPr>
        <w:t>.</w:t>
      </w:r>
      <w:r w:rsidR="00C16180" w:rsidRPr="00C16180">
        <w:rPr>
          <w:rFonts w:ascii="Times New Roman" w:hAnsi="Times New Roman" w:cs="Times New Roman"/>
          <w:sz w:val="24"/>
          <w:szCs w:val="24"/>
        </w:rPr>
        <w:t xml:space="preserve"> </w:t>
      </w:r>
      <w:r w:rsidR="00C16180">
        <w:rPr>
          <w:rFonts w:ascii="Times New Roman" w:hAnsi="Times New Roman" w:cs="Times New Roman"/>
          <w:sz w:val="24"/>
          <w:szCs w:val="24"/>
        </w:rPr>
        <w:t>The interpretation of these different distributions is that flatter curves depict greater proportions of stand-replacing area at larger distances from “green” forest edge.</w:t>
      </w:r>
      <w:ins w:id="264" w:author="Miller, Jay D -FS" w:date="2016-11-04T13:43:00Z">
        <w:r w:rsidR="00B31A32">
          <w:rPr>
            <w:rFonts w:ascii="Times New Roman" w:hAnsi="Times New Roman" w:cs="Times New Roman"/>
            <w:sz w:val="24"/>
            <w:szCs w:val="24"/>
          </w:rPr>
          <w:t xml:space="preserve"> </w:t>
        </w:r>
        <w:commentRangeStart w:id="265"/>
        <w:r w:rsidR="00B31A32">
          <w:rPr>
            <w:rFonts w:ascii="Times New Roman" w:hAnsi="Times New Roman" w:cs="Times New Roman"/>
            <w:sz w:val="24"/>
            <w:szCs w:val="24"/>
          </w:rPr>
          <w:t xml:space="preserve">A similar example varying patch shape from elongated </w:t>
        </w:r>
      </w:ins>
      <w:ins w:id="266" w:author="Miller, Jay D -FS" w:date="2016-11-04T13:46:00Z">
        <w:r w:rsidR="00B31A32">
          <w:rPr>
            <w:rFonts w:ascii="Times New Roman" w:hAnsi="Times New Roman" w:cs="Times New Roman"/>
            <w:sz w:val="24"/>
            <w:szCs w:val="24"/>
          </w:rPr>
          <w:t xml:space="preserve">to round </w:t>
        </w:r>
      </w:ins>
      <w:ins w:id="267" w:author="Miller, Jay D -FS" w:date="2016-11-04T13:43:00Z">
        <w:r w:rsidR="00B31A32">
          <w:rPr>
            <w:rFonts w:ascii="Times New Roman" w:hAnsi="Times New Roman" w:cs="Times New Roman"/>
            <w:sz w:val="24"/>
            <w:szCs w:val="24"/>
          </w:rPr>
          <w:t xml:space="preserve">would </w:t>
        </w:r>
      </w:ins>
      <w:ins w:id="268" w:author="Miller, Jay D -FS" w:date="2016-11-04T14:40:00Z">
        <w:r w:rsidR="008F1423">
          <w:rPr>
            <w:rFonts w:ascii="Times New Roman" w:hAnsi="Times New Roman" w:cs="Times New Roman"/>
            <w:sz w:val="24"/>
            <w:szCs w:val="24"/>
          </w:rPr>
          <w:t>display</w:t>
        </w:r>
      </w:ins>
      <w:ins w:id="269" w:author="Miller, Jay D -FS" w:date="2016-11-04T13:43:00Z">
        <w:r w:rsidR="00B31A32">
          <w:rPr>
            <w:rFonts w:ascii="Times New Roman" w:hAnsi="Times New Roman" w:cs="Times New Roman"/>
            <w:sz w:val="24"/>
            <w:szCs w:val="24"/>
          </w:rPr>
          <w:t xml:space="preserve"> a similar </w:t>
        </w:r>
      </w:ins>
      <w:ins w:id="270" w:author="Miller, Jay D -FS" w:date="2016-11-04T13:47:00Z">
        <w:r w:rsidR="00B31A32">
          <w:rPr>
            <w:rFonts w:ascii="Times New Roman" w:hAnsi="Times New Roman" w:cs="Times New Roman"/>
            <w:sz w:val="24"/>
            <w:szCs w:val="24"/>
          </w:rPr>
          <w:t>difference in</w:t>
        </w:r>
      </w:ins>
      <w:ins w:id="271" w:author="Miller, Jay D -FS" w:date="2016-11-04T13:44:00Z">
        <w:r w:rsidR="00B31A32">
          <w:rPr>
            <w:rFonts w:ascii="Times New Roman" w:hAnsi="Times New Roman" w:cs="Times New Roman"/>
            <w:sz w:val="24"/>
            <w:szCs w:val="24"/>
          </w:rPr>
          <w:t xml:space="preserve"> </w:t>
        </w:r>
      </w:ins>
      <w:ins w:id="272" w:author="Miller, Jay D -FS" w:date="2016-11-04T13:43:00Z">
        <w:r w:rsidR="00B31A32">
          <w:rPr>
            <w:rFonts w:ascii="Times New Roman" w:hAnsi="Times New Roman" w:cs="Times New Roman"/>
            <w:sz w:val="24"/>
            <w:szCs w:val="24"/>
          </w:rPr>
          <w:t>distribution</w:t>
        </w:r>
      </w:ins>
      <w:ins w:id="273" w:author="Miller, Jay D -FS" w:date="2016-11-04T13:45:00Z">
        <w:r w:rsidR="00B31A32">
          <w:rPr>
            <w:rFonts w:ascii="Times New Roman" w:hAnsi="Times New Roman" w:cs="Times New Roman"/>
            <w:sz w:val="24"/>
            <w:szCs w:val="24"/>
          </w:rPr>
          <w:t>s</w:t>
        </w:r>
      </w:ins>
      <w:ins w:id="274" w:author="Miller, Jay D -FS" w:date="2016-11-04T13:47:00Z">
        <w:r w:rsidR="00B31A32">
          <w:rPr>
            <w:rFonts w:ascii="Times New Roman" w:hAnsi="Times New Roman" w:cs="Times New Roman"/>
            <w:sz w:val="24"/>
            <w:szCs w:val="24"/>
          </w:rPr>
          <w:t xml:space="preserve">, where rounder shapes </w:t>
        </w:r>
      </w:ins>
      <w:ins w:id="275" w:author="Miller, Jay D -FS" w:date="2016-11-04T14:41:00Z">
        <w:r w:rsidR="008F1423">
          <w:rPr>
            <w:rFonts w:ascii="Times New Roman" w:hAnsi="Times New Roman" w:cs="Times New Roman"/>
            <w:sz w:val="24"/>
            <w:szCs w:val="24"/>
          </w:rPr>
          <w:t>that have</w:t>
        </w:r>
      </w:ins>
      <w:ins w:id="276" w:author="Miller, Jay D -FS" w:date="2016-11-04T13:47:00Z">
        <w:r w:rsidR="00B31A32">
          <w:rPr>
            <w:rFonts w:ascii="Times New Roman" w:hAnsi="Times New Roman" w:cs="Times New Roman"/>
            <w:sz w:val="24"/>
            <w:szCs w:val="24"/>
          </w:rPr>
          <w:t xml:space="preserve"> larger distances to </w:t>
        </w:r>
      </w:ins>
      <w:ins w:id="277" w:author="Miller, Jay D -FS" w:date="2016-11-04T13:48:00Z">
        <w:r w:rsidR="00B31A32">
          <w:rPr>
            <w:rFonts w:ascii="Times New Roman" w:hAnsi="Times New Roman" w:cs="Times New Roman"/>
            <w:sz w:val="24"/>
            <w:szCs w:val="24"/>
          </w:rPr>
          <w:t xml:space="preserve">forest </w:t>
        </w:r>
      </w:ins>
      <w:ins w:id="278" w:author="Miller, Jay D -FS" w:date="2016-11-04T13:47:00Z">
        <w:r w:rsidR="00B31A32">
          <w:rPr>
            <w:rFonts w:ascii="Times New Roman" w:hAnsi="Times New Roman" w:cs="Times New Roman"/>
            <w:sz w:val="24"/>
            <w:szCs w:val="24"/>
          </w:rPr>
          <w:t>edge</w:t>
        </w:r>
      </w:ins>
      <w:ins w:id="279" w:author="Miller, Jay D -FS" w:date="2016-11-04T13:48:00Z">
        <w:r w:rsidR="00B31A32">
          <w:rPr>
            <w:rFonts w:ascii="Times New Roman" w:hAnsi="Times New Roman" w:cs="Times New Roman"/>
            <w:sz w:val="24"/>
            <w:szCs w:val="24"/>
          </w:rPr>
          <w:t xml:space="preserve"> would have flatter curves</w:t>
        </w:r>
      </w:ins>
      <w:ins w:id="280" w:author="Miller, Jay D -FS" w:date="2016-11-04T14:42:00Z">
        <w:r w:rsidR="008F1423">
          <w:rPr>
            <w:rFonts w:ascii="Times New Roman" w:hAnsi="Times New Roman" w:cs="Times New Roman"/>
            <w:sz w:val="24"/>
            <w:szCs w:val="24"/>
          </w:rPr>
          <w:t xml:space="preserve"> than would more elongated </w:t>
        </w:r>
        <w:commentRangeStart w:id="281"/>
        <w:r w:rsidR="008F1423">
          <w:rPr>
            <w:rFonts w:ascii="Times New Roman" w:hAnsi="Times New Roman" w:cs="Times New Roman"/>
            <w:sz w:val="24"/>
            <w:szCs w:val="24"/>
          </w:rPr>
          <w:t>patches</w:t>
        </w:r>
      </w:ins>
      <w:commentRangeEnd w:id="281"/>
      <w:r w:rsidR="0016716B">
        <w:rPr>
          <w:rStyle w:val="CommentReference"/>
        </w:rPr>
        <w:commentReference w:id="281"/>
      </w:r>
      <w:ins w:id="282" w:author="Miller, Jay D -FS" w:date="2016-11-04T13:45:00Z">
        <w:r w:rsidR="00B31A32">
          <w:rPr>
            <w:rFonts w:ascii="Times New Roman" w:hAnsi="Times New Roman" w:cs="Times New Roman"/>
            <w:sz w:val="24"/>
            <w:szCs w:val="24"/>
          </w:rPr>
          <w:t>.</w:t>
        </w:r>
      </w:ins>
      <w:commentRangeEnd w:id="265"/>
      <w:ins w:id="283" w:author="Miller, Jay D -FS" w:date="2016-11-07T13:42:00Z">
        <w:r w:rsidR="005B35F1">
          <w:rPr>
            <w:rStyle w:val="CommentReference"/>
          </w:rPr>
          <w:commentReference w:id="265"/>
        </w:r>
      </w:ins>
    </w:p>
    <w:p w14:paraId="5C2682EE" w14:textId="4B1C63FC" w:rsidR="00311753" w:rsidRDefault="00BE5B05" w:rsidP="00E633A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tested the application of this approach with two actual wild</w:t>
      </w:r>
      <w:r w:rsidR="00005DD9">
        <w:rPr>
          <w:rFonts w:ascii="Times New Roman" w:hAnsi="Times New Roman" w:cs="Times New Roman"/>
          <w:sz w:val="24"/>
          <w:szCs w:val="24"/>
        </w:rPr>
        <w:t xml:space="preserve">fires. </w:t>
      </w:r>
      <w:r w:rsidR="00955DF0">
        <w:rPr>
          <w:rFonts w:ascii="Times New Roman" w:hAnsi="Times New Roman" w:cs="Times New Roman"/>
          <w:sz w:val="24"/>
          <w:szCs w:val="24"/>
        </w:rPr>
        <w:t xml:space="preserve">Because of the potential influence of total fire size on stand-replacing proportion and patch sizes </w:t>
      </w:r>
      <w:r w:rsidR="00955DF0">
        <w:rPr>
          <w:rFonts w:ascii="Times New Roman" w:hAnsi="Times New Roman" w:cs="Times New Roman"/>
          <w:sz w:val="24"/>
          <w:szCs w:val="24"/>
        </w:rPr>
        <w:fldChar w:fldCharType="begin"/>
      </w:r>
      <w:r w:rsidR="00955DF0">
        <w:rPr>
          <w:rFonts w:ascii="Times New Roman" w:hAnsi="Times New Roman" w:cs="Times New Roman"/>
          <w:sz w:val="24"/>
          <w:szCs w:val="24"/>
        </w:rPr>
        <w:instrText xml:space="preserve"> ADDIN EN.CITE &lt;EndNote&gt;&lt;Cite&gt;&lt;Author&gt;Cansler&lt;/Author&gt;&lt;Year&gt;2014&lt;/Year&gt;&lt;RecNum&gt;1401&lt;/RecNum&gt;&lt;DisplayText&gt;(Cansler and McKenzie 2014)&lt;/DisplayText&gt;&lt;record&gt;&lt;rec-number&gt;1401&lt;/rec-number&gt;&lt;foreign-keys&gt;&lt;key app="EN" db-id="tre00sewcs55d2e0szppfpa0paptvstsvzt9" timestamp="1441121419"&gt;1401&lt;/key&gt;&lt;/foreign-keys&gt;&lt;ref-type name="Journal Article"&gt;17&lt;/ref-type&gt;&lt;contributors&gt;&lt;authors&gt;&lt;author&gt;Cansler, C. Alina&lt;/author&gt;&lt;author&gt;McKenzie, Donald&lt;/author&gt;&lt;/authors&gt;&lt;/contributors&gt;&lt;titles&gt;&lt;title&gt;Climate, fire size, and biophysical setting control fire severity and spatial pattern in the northern Cascade Range, USA&lt;/title&gt;&lt;secondary-title&gt;Ecological Applications&lt;/secondary-title&gt;&lt;alt-title&gt;Ecol. Appl.&lt;/alt-title&gt;&lt;short-title&gt;paper/digital&lt;/short-title&gt;&lt;/titles&gt;&lt;periodical&gt;&lt;full-title&gt;Ecological Applications&lt;/full-title&gt;&lt;abbr-1&gt;Ecol. Appl.&lt;/abbr-1&gt;&lt;/periodical&gt;&lt;alt-periodical&gt;&lt;full-title&gt;Ecological Applications&lt;/full-title&gt;&lt;abbr-1&gt;Ecol. Appl.&lt;/abbr-1&gt;&lt;/alt-periodical&gt;&lt;pages&gt;1037-1056&lt;/pages&gt;&lt;volume&gt;24&lt;/volume&gt;&lt;number&gt;5&lt;/number&gt;&lt;dates&gt;&lt;year&gt;2014&lt;/year&gt;&lt;pub-dates&gt;&lt;date&gt;2014/07/01&lt;/date&gt;&lt;/pub-dates&gt;&lt;/dates&gt;&lt;publisher&gt;Ecological Society of America&lt;/publisher&gt;&lt;isbn&gt;1051-0761&lt;/isbn&gt;&lt;urls&gt;&lt;related-urls&gt;&lt;url&gt;http://dx.doi.org/10.1890/13-1077.1&lt;/url&gt;&lt;/related-urls&gt;&lt;/urls&gt;&lt;electronic-resource-num&gt;10.1890/13-1077.1&lt;/electronic-resource-num&gt;&lt;access-date&gt;2015/09/01&lt;/access-date&gt;&lt;/record&gt;&lt;/Cite&gt;&lt;/EndNote&gt;</w:instrText>
      </w:r>
      <w:r w:rsidR="00955DF0">
        <w:rPr>
          <w:rFonts w:ascii="Times New Roman" w:hAnsi="Times New Roman" w:cs="Times New Roman"/>
          <w:sz w:val="24"/>
          <w:szCs w:val="24"/>
        </w:rPr>
        <w:fldChar w:fldCharType="separate"/>
      </w:r>
      <w:r w:rsidR="00955DF0">
        <w:rPr>
          <w:rFonts w:ascii="Times New Roman" w:hAnsi="Times New Roman" w:cs="Times New Roman"/>
          <w:noProof/>
          <w:sz w:val="24"/>
          <w:szCs w:val="24"/>
        </w:rPr>
        <w:t>(Cansler and McKenzie 2014)</w:t>
      </w:r>
      <w:r w:rsidR="00955DF0">
        <w:rPr>
          <w:rFonts w:ascii="Times New Roman" w:hAnsi="Times New Roman" w:cs="Times New Roman"/>
          <w:sz w:val="24"/>
          <w:szCs w:val="24"/>
        </w:rPr>
        <w:fldChar w:fldCharType="end"/>
      </w:r>
      <w:r w:rsidR="00005DD9">
        <w:rPr>
          <w:rFonts w:ascii="Times New Roman" w:hAnsi="Times New Roman" w:cs="Times New Roman"/>
          <w:sz w:val="24"/>
          <w:szCs w:val="24"/>
        </w:rPr>
        <w:t xml:space="preserve"> we chose a </w:t>
      </w:r>
      <w:del w:id="284" w:author="Peter M. Brown" w:date="2016-11-25T09:58:00Z">
        <w:r w:rsidR="00005DD9" w:rsidDel="00764B33">
          <w:rPr>
            <w:rFonts w:ascii="Times New Roman" w:hAnsi="Times New Roman" w:cs="Times New Roman"/>
            <w:sz w:val="24"/>
            <w:szCs w:val="24"/>
          </w:rPr>
          <w:delText xml:space="preserve">different </w:delText>
        </w:r>
      </w:del>
      <w:r w:rsidR="00005DD9">
        <w:rPr>
          <w:rFonts w:ascii="Times New Roman" w:hAnsi="Times New Roman" w:cs="Times New Roman"/>
          <w:sz w:val="24"/>
          <w:szCs w:val="24"/>
        </w:rPr>
        <w:t>pair of fires</w:t>
      </w:r>
      <w:r w:rsidR="00955DF0">
        <w:rPr>
          <w:rFonts w:ascii="Times New Roman" w:hAnsi="Times New Roman" w:cs="Times New Roman"/>
          <w:sz w:val="24"/>
          <w:szCs w:val="24"/>
        </w:rPr>
        <w:t xml:space="preserve"> </w:t>
      </w:r>
      <w:ins w:id="285" w:author="Peter M. Brown" w:date="2016-11-25T09:58:00Z">
        <w:r w:rsidR="00764B33">
          <w:rPr>
            <w:rFonts w:ascii="Times New Roman" w:hAnsi="Times New Roman" w:cs="Times New Roman"/>
            <w:sz w:val="24"/>
            <w:szCs w:val="24"/>
          </w:rPr>
          <w:t xml:space="preserve">of similar size </w:t>
        </w:r>
      </w:ins>
      <w:r w:rsidR="00955DF0">
        <w:rPr>
          <w:rFonts w:ascii="Times New Roman" w:hAnsi="Times New Roman" w:cs="Times New Roman"/>
          <w:sz w:val="24"/>
          <w:szCs w:val="24"/>
        </w:rPr>
        <w:t xml:space="preserve">to compare stand-replacing area at different distances to patch edge. These fires, 1987 East Fire and 2008 Caribou Fire, occurred in the Klamath region </w:t>
      </w:r>
      <w:r w:rsidR="00542D0F">
        <w:rPr>
          <w:rFonts w:ascii="Times New Roman" w:hAnsi="Times New Roman" w:cs="Times New Roman"/>
          <w:sz w:val="24"/>
          <w:szCs w:val="24"/>
        </w:rPr>
        <w:t>of northwestern California</w:t>
      </w:r>
      <w:del w:id="286" w:author="Stephens" w:date="2016-11-17T13:25:00Z">
        <w:r w:rsidR="00542D0F" w:rsidDel="00820409">
          <w:rPr>
            <w:rFonts w:ascii="Times New Roman" w:hAnsi="Times New Roman" w:cs="Times New Roman"/>
            <w:sz w:val="24"/>
            <w:szCs w:val="24"/>
          </w:rPr>
          <w:delText>,</w:delText>
        </w:r>
      </w:del>
      <w:r w:rsidR="008A1433">
        <w:rPr>
          <w:rFonts w:ascii="Times New Roman" w:hAnsi="Times New Roman" w:cs="Times New Roman"/>
          <w:sz w:val="24"/>
          <w:szCs w:val="24"/>
        </w:rPr>
        <w:t xml:space="preserve"> and</w:t>
      </w:r>
      <w:r w:rsidR="00955DF0">
        <w:rPr>
          <w:rFonts w:ascii="Times New Roman" w:hAnsi="Times New Roman" w:cs="Times New Roman"/>
          <w:sz w:val="24"/>
          <w:szCs w:val="24"/>
        </w:rPr>
        <w:t xml:space="preserve"> were similar in total size and proportion of stand-replacing fire (~5000 ha, 20% - Figure 3</w:t>
      </w:r>
      <w:r w:rsidR="00F529FE">
        <w:rPr>
          <w:rFonts w:ascii="Times New Roman" w:hAnsi="Times New Roman" w:cs="Times New Roman"/>
          <w:sz w:val="24"/>
          <w:szCs w:val="24"/>
        </w:rPr>
        <w:t>A</w:t>
      </w:r>
      <w:r w:rsidR="00955DF0">
        <w:rPr>
          <w:rFonts w:ascii="Times New Roman" w:hAnsi="Times New Roman" w:cs="Times New Roman"/>
          <w:sz w:val="24"/>
          <w:szCs w:val="24"/>
        </w:rPr>
        <w:t>).</w:t>
      </w:r>
      <w:r w:rsidR="001630AC">
        <w:rPr>
          <w:rFonts w:ascii="Times New Roman" w:hAnsi="Times New Roman" w:cs="Times New Roman"/>
          <w:sz w:val="24"/>
          <w:szCs w:val="24"/>
        </w:rPr>
        <w:t xml:space="preserve"> Unlike our hypothetical fires (Figure 2) both of these fires exhibited a range of </w:t>
      </w:r>
      <w:r>
        <w:rPr>
          <w:rFonts w:ascii="Times New Roman" w:hAnsi="Times New Roman" w:cs="Times New Roman"/>
          <w:sz w:val="24"/>
          <w:szCs w:val="24"/>
        </w:rPr>
        <w:t>patch sizes</w:t>
      </w:r>
      <w:ins w:id="287" w:author="Miller, Jay D -FS" w:date="2016-11-04T13:34:00Z">
        <w:r w:rsidR="0045634A">
          <w:rPr>
            <w:rFonts w:ascii="Times New Roman" w:hAnsi="Times New Roman" w:cs="Times New Roman"/>
            <w:sz w:val="24"/>
            <w:szCs w:val="24"/>
          </w:rPr>
          <w:t xml:space="preserve"> and shapes</w:t>
        </w:r>
      </w:ins>
      <w:r>
        <w:rPr>
          <w:rFonts w:ascii="Times New Roman" w:hAnsi="Times New Roman" w:cs="Times New Roman"/>
          <w:sz w:val="24"/>
          <w:szCs w:val="24"/>
        </w:rPr>
        <w:t>, so it was uncertain</w:t>
      </w:r>
      <w:r w:rsidR="001630AC">
        <w:rPr>
          <w:rFonts w:ascii="Times New Roman" w:hAnsi="Times New Roman" w:cs="Times New Roman"/>
          <w:sz w:val="24"/>
          <w:szCs w:val="24"/>
        </w:rPr>
        <w:t xml:space="preserve"> how well the univariate decay function</w:t>
      </w:r>
      <w:r w:rsidR="00F529FE">
        <w:rPr>
          <w:rFonts w:ascii="Times New Roman" w:hAnsi="Times New Roman" w:cs="Times New Roman"/>
          <w:sz w:val="24"/>
          <w:szCs w:val="24"/>
        </w:rPr>
        <w:t xml:space="preserve"> would capture actual patterns of stand-replacing patches</w:t>
      </w:r>
      <w:r w:rsidR="001630AC">
        <w:rPr>
          <w:rFonts w:ascii="Times New Roman" w:hAnsi="Times New Roman" w:cs="Times New Roman"/>
          <w:sz w:val="24"/>
          <w:szCs w:val="24"/>
        </w:rPr>
        <w:t xml:space="preserve">. </w:t>
      </w:r>
      <w:r w:rsidR="00F529FE">
        <w:rPr>
          <w:rFonts w:ascii="Times New Roman" w:hAnsi="Times New Roman" w:cs="Times New Roman"/>
          <w:sz w:val="24"/>
          <w:szCs w:val="24"/>
        </w:rPr>
        <w:t xml:space="preserve">Plots of both </w:t>
      </w:r>
      <w:commentRangeStart w:id="288"/>
      <w:r w:rsidR="00F529FE">
        <w:rPr>
          <w:rFonts w:ascii="Times New Roman" w:hAnsi="Times New Roman" w:cs="Times New Roman"/>
          <w:sz w:val="24"/>
          <w:szCs w:val="24"/>
        </w:rPr>
        <w:t>observed and fitted stand-replacing proportions</w:t>
      </w:r>
      <w:commentRangeEnd w:id="288"/>
      <w:r w:rsidR="004B7671">
        <w:rPr>
          <w:rStyle w:val="CommentReference"/>
        </w:rPr>
        <w:commentReference w:id="288"/>
      </w:r>
      <w:r w:rsidR="00F529FE">
        <w:rPr>
          <w:rFonts w:ascii="Times New Roman" w:hAnsi="Times New Roman" w:cs="Times New Roman"/>
          <w:sz w:val="24"/>
          <w:szCs w:val="24"/>
        </w:rPr>
        <w:t xml:space="preserve"> as a function of </w:t>
      </w:r>
      <w:r w:rsidR="00914C17">
        <w:rPr>
          <w:rFonts w:ascii="Times New Roman" w:hAnsi="Times New Roman" w:cs="Times New Roman"/>
          <w:sz w:val="24"/>
          <w:szCs w:val="24"/>
        </w:rPr>
        <w:t>interior distance</w:t>
      </w:r>
      <w:r w:rsidR="00F529FE">
        <w:rPr>
          <w:rFonts w:ascii="Times New Roman" w:hAnsi="Times New Roman" w:cs="Times New Roman"/>
          <w:sz w:val="24"/>
          <w:szCs w:val="24"/>
        </w:rPr>
        <w:t xml:space="preserve"> were</w:t>
      </w:r>
      <w:r w:rsidR="002B386C">
        <w:rPr>
          <w:rFonts w:ascii="Times New Roman" w:hAnsi="Times New Roman" w:cs="Times New Roman"/>
          <w:sz w:val="24"/>
          <w:szCs w:val="24"/>
        </w:rPr>
        <w:t xml:space="preserve"> quite </w:t>
      </w:r>
      <w:r w:rsidR="002B386C">
        <w:rPr>
          <w:rFonts w:ascii="Times New Roman" w:hAnsi="Times New Roman" w:cs="Times New Roman"/>
          <w:sz w:val="24"/>
          <w:szCs w:val="24"/>
        </w:rPr>
        <w:lastRenderedPageBreak/>
        <w:t>consistent (Figure 3B)</w:t>
      </w:r>
      <w:r w:rsidR="00C16180">
        <w:rPr>
          <w:rFonts w:ascii="Times New Roman" w:hAnsi="Times New Roman" w:cs="Times New Roman"/>
          <w:sz w:val="24"/>
          <w:szCs w:val="24"/>
        </w:rPr>
        <w:t>, suggesting this decay function could be applied to actual fires</w:t>
      </w:r>
      <w:r w:rsidR="002B386C">
        <w:rPr>
          <w:rFonts w:ascii="Times New Roman" w:hAnsi="Times New Roman" w:cs="Times New Roman"/>
          <w:sz w:val="24"/>
          <w:szCs w:val="24"/>
        </w:rPr>
        <w:t>.</w:t>
      </w:r>
      <w:r w:rsidR="00C16180">
        <w:rPr>
          <w:rFonts w:ascii="Times New Roman" w:hAnsi="Times New Roman" w:cs="Times New Roman"/>
          <w:sz w:val="24"/>
          <w:szCs w:val="24"/>
        </w:rPr>
        <w:t xml:space="preserve"> The two example fires had noticeably different decay curves, with the East Fire having a much longer and flatter shape (Figure 3B)</w:t>
      </w:r>
      <w:r>
        <w:rPr>
          <w:rFonts w:ascii="Times New Roman" w:hAnsi="Times New Roman" w:cs="Times New Roman"/>
          <w:sz w:val="24"/>
          <w:szCs w:val="24"/>
        </w:rPr>
        <w:t>. This shape reflects the disproporti</w:t>
      </w:r>
      <w:r w:rsidR="00D14DDA">
        <w:rPr>
          <w:rFonts w:ascii="Times New Roman" w:hAnsi="Times New Roman" w:cs="Times New Roman"/>
          <w:sz w:val="24"/>
          <w:szCs w:val="24"/>
        </w:rPr>
        <w:t xml:space="preserve">onate amount of </w:t>
      </w:r>
      <w:r>
        <w:rPr>
          <w:rFonts w:ascii="Times New Roman" w:hAnsi="Times New Roman" w:cs="Times New Roman"/>
          <w:sz w:val="24"/>
          <w:szCs w:val="24"/>
        </w:rPr>
        <w:t>area</w:t>
      </w:r>
      <w:r w:rsidR="00D14DDA">
        <w:rPr>
          <w:rFonts w:ascii="Times New Roman" w:hAnsi="Times New Roman" w:cs="Times New Roman"/>
          <w:sz w:val="24"/>
          <w:szCs w:val="24"/>
        </w:rPr>
        <w:t xml:space="preserve"> in large stand-replacing patches observed for the East Fire relative to the Caribou Fire</w:t>
      </w:r>
      <w:r w:rsidR="00E85662">
        <w:rPr>
          <w:rFonts w:ascii="Times New Roman" w:hAnsi="Times New Roman" w:cs="Times New Roman"/>
          <w:sz w:val="24"/>
          <w:szCs w:val="24"/>
        </w:rPr>
        <w:t>. In the absence of post-fire vegetation management the</w:t>
      </w:r>
      <w:r w:rsidR="0085724D">
        <w:rPr>
          <w:rFonts w:ascii="Times New Roman" w:hAnsi="Times New Roman" w:cs="Times New Roman"/>
          <w:sz w:val="24"/>
          <w:szCs w:val="24"/>
        </w:rPr>
        <w:t>se two fires would be expected to have noticeably different</w:t>
      </w:r>
      <w:r w:rsidR="00E85662">
        <w:rPr>
          <w:rFonts w:ascii="Times New Roman" w:hAnsi="Times New Roman" w:cs="Times New Roman"/>
          <w:sz w:val="24"/>
          <w:szCs w:val="24"/>
        </w:rPr>
        <w:t xml:space="preserve"> landscape v</w:t>
      </w:r>
      <w:r w:rsidR="0085724D">
        <w:rPr>
          <w:rFonts w:ascii="Times New Roman" w:hAnsi="Times New Roman" w:cs="Times New Roman"/>
          <w:sz w:val="24"/>
          <w:szCs w:val="24"/>
        </w:rPr>
        <w:t xml:space="preserve">egetation </w:t>
      </w:r>
      <w:ins w:id="289" w:author="Peter M. Brown" w:date="2016-11-25T09:59:00Z">
        <w:r w:rsidR="00764B33">
          <w:rPr>
            <w:rFonts w:ascii="Times New Roman" w:hAnsi="Times New Roman" w:cs="Times New Roman"/>
            <w:sz w:val="24"/>
            <w:szCs w:val="24"/>
          </w:rPr>
          <w:t xml:space="preserve">recovery and successional </w:t>
        </w:r>
      </w:ins>
      <w:bookmarkStart w:id="290" w:name="_GoBack"/>
      <w:bookmarkEnd w:id="290"/>
      <w:r w:rsidR="0085724D">
        <w:rPr>
          <w:rFonts w:ascii="Times New Roman" w:hAnsi="Times New Roman" w:cs="Times New Roman"/>
          <w:sz w:val="24"/>
          <w:szCs w:val="24"/>
        </w:rPr>
        <w:t xml:space="preserve">patterns, i.e., </w:t>
      </w:r>
      <w:r w:rsidR="00E85662">
        <w:rPr>
          <w:rFonts w:ascii="Times New Roman" w:hAnsi="Times New Roman" w:cs="Times New Roman"/>
          <w:sz w:val="24"/>
          <w:szCs w:val="24"/>
        </w:rPr>
        <w:t xml:space="preserve">more coarse-grained or homogenous </w:t>
      </w:r>
      <w:r w:rsidR="0085724D">
        <w:rPr>
          <w:rFonts w:ascii="Times New Roman" w:hAnsi="Times New Roman" w:cs="Times New Roman"/>
          <w:sz w:val="24"/>
          <w:szCs w:val="24"/>
        </w:rPr>
        <w:t>patterns for the East Fire</w:t>
      </w:r>
      <w:r w:rsidR="00797D06">
        <w:rPr>
          <w:rFonts w:ascii="Times New Roman" w:hAnsi="Times New Roman" w:cs="Times New Roman"/>
          <w:sz w:val="24"/>
          <w:szCs w:val="24"/>
        </w:rPr>
        <w:t>.</w:t>
      </w:r>
      <w:r w:rsidR="0085724D">
        <w:rPr>
          <w:rFonts w:ascii="Times New Roman" w:hAnsi="Times New Roman" w:cs="Times New Roman"/>
          <w:sz w:val="24"/>
          <w:szCs w:val="24"/>
        </w:rPr>
        <w:t xml:space="preserve"> </w:t>
      </w:r>
      <w:ins w:id="291" w:author="Malcolm North" w:date="2016-11-20T13:00:00Z">
        <w:r w:rsidR="00442A99">
          <w:rPr>
            <w:rFonts w:ascii="Times New Roman" w:hAnsi="Times New Roman" w:cs="Times New Roman"/>
            <w:sz w:val="24"/>
            <w:szCs w:val="24"/>
          </w:rPr>
          <w:t>This reduction in fine</w:t>
        </w:r>
      </w:ins>
      <w:ins w:id="292" w:author="Malcolm North" w:date="2016-11-20T13:01:00Z">
        <w:r w:rsidR="00442A99">
          <w:rPr>
            <w:rFonts w:ascii="Times New Roman" w:hAnsi="Times New Roman" w:cs="Times New Roman"/>
            <w:sz w:val="24"/>
            <w:szCs w:val="24"/>
          </w:rPr>
          <w:t>-scale heterogeneity</w:t>
        </w:r>
        <w:r w:rsidR="004548E1">
          <w:rPr>
            <w:rFonts w:ascii="Times New Roman" w:hAnsi="Times New Roman" w:cs="Times New Roman"/>
            <w:sz w:val="24"/>
            <w:szCs w:val="24"/>
          </w:rPr>
          <w:t xml:space="preserve"> </w:t>
        </w:r>
      </w:ins>
      <w:ins w:id="293" w:author="Malcolm North" w:date="2016-11-20T13:02:00Z">
        <w:r w:rsidR="004548E1">
          <w:rPr>
            <w:rFonts w:ascii="Times New Roman" w:hAnsi="Times New Roman" w:cs="Times New Roman"/>
            <w:sz w:val="24"/>
            <w:szCs w:val="24"/>
          </w:rPr>
          <w:t xml:space="preserve">can significantly simplify post-burn </w:t>
        </w:r>
      </w:ins>
      <w:ins w:id="294" w:author="Malcolm North" w:date="2016-11-20T13:03:00Z">
        <w:r w:rsidR="004548E1">
          <w:rPr>
            <w:rFonts w:ascii="Times New Roman" w:hAnsi="Times New Roman" w:cs="Times New Roman"/>
            <w:sz w:val="24"/>
            <w:szCs w:val="24"/>
          </w:rPr>
          <w:t>conditions, reducing microclimate, habitat</w:t>
        </w:r>
      </w:ins>
      <w:ins w:id="295" w:author="Malcolm North" w:date="2016-11-20T13:05:00Z">
        <w:r w:rsidR="004548E1">
          <w:rPr>
            <w:rFonts w:ascii="Times New Roman" w:hAnsi="Times New Roman" w:cs="Times New Roman"/>
            <w:sz w:val="24"/>
            <w:szCs w:val="24"/>
          </w:rPr>
          <w:t>,</w:t>
        </w:r>
      </w:ins>
      <w:ins w:id="296" w:author="Malcolm North" w:date="2016-11-20T13:03:00Z">
        <w:r w:rsidR="004548E1">
          <w:rPr>
            <w:rFonts w:ascii="Times New Roman" w:hAnsi="Times New Roman" w:cs="Times New Roman"/>
            <w:sz w:val="24"/>
            <w:szCs w:val="24"/>
          </w:rPr>
          <w:t xml:space="preserve"> and species diversity</w:t>
        </w:r>
      </w:ins>
      <w:ins w:id="297" w:author="Malcolm North" w:date="2016-11-20T13:28:00Z">
        <w:r w:rsidR="00500E9D">
          <w:rPr>
            <w:rFonts w:ascii="Times New Roman" w:hAnsi="Times New Roman" w:cs="Times New Roman"/>
            <w:sz w:val="24"/>
            <w:szCs w:val="24"/>
          </w:rPr>
          <w:t xml:space="preserve"> </w:t>
        </w:r>
      </w:ins>
      <w:ins w:id="298" w:author="Malcolm North" w:date="2016-11-20T13:29:00Z">
        <w:r w:rsidR="00500E9D">
          <w:rPr>
            <w:rFonts w:ascii="Times New Roman" w:hAnsi="Times New Roman" w:cs="Times New Roman"/>
            <w:sz w:val="24"/>
            <w:szCs w:val="24"/>
          </w:rPr>
          <w:t>(</w:t>
        </w:r>
        <w:proofErr w:type="spellStart"/>
        <w:r w:rsidR="00500E9D">
          <w:rPr>
            <w:rFonts w:ascii="Times New Roman" w:hAnsi="Times New Roman" w:cs="Times New Roman"/>
            <w:sz w:val="24"/>
            <w:szCs w:val="24"/>
          </w:rPr>
          <w:t>Siedl</w:t>
        </w:r>
        <w:proofErr w:type="spellEnd"/>
        <w:r w:rsidR="00500E9D">
          <w:rPr>
            <w:rFonts w:ascii="Times New Roman" w:hAnsi="Times New Roman" w:cs="Times New Roman"/>
            <w:sz w:val="24"/>
            <w:szCs w:val="24"/>
          </w:rPr>
          <w:t xml:space="preserve"> et al. 2016, </w:t>
        </w:r>
        <w:proofErr w:type="spellStart"/>
        <w:r w:rsidR="00500E9D">
          <w:rPr>
            <w:rFonts w:ascii="Times New Roman" w:hAnsi="Times New Roman" w:cs="Times New Roman"/>
            <w:sz w:val="24"/>
            <w:szCs w:val="24"/>
          </w:rPr>
          <w:t>Hessburg</w:t>
        </w:r>
        <w:proofErr w:type="spellEnd"/>
        <w:r w:rsidR="00500E9D">
          <w:rPr>
            <w:rFonts w:ascii="Times New Roman" w:hAnsi="Times New Roman" w:cs="Times New Roman"/>
            <w:sz w:val="24"/>
            <w:szCs w:val="24"/>
          </w:rPr>
          <w:t xml:space="preserve"> et al. 2016)</w:t>
        </w:r>
      </w:ins>
      <w:ins w:id="299" w:author="Malcolm North" w:date="2016-11-20T13:04:00Z">
        <w:r w:rsidR="004548E1">
          <w:rPr>
            <w:rFonts w:ascii="Times New Roman" w:hAnsi="Times New Roman" w:cs="Times New Roman"/>
            <w:sz w:val="24"/>
            <w:szCs w:val="24"/>
          </w:rPr>
          <w:t xml:space="preserve">.  </w:t>
        </w:r>
      </w:ins>
      <w:ins w:id="300" w:author="Malcolm North" w:date="2016-11-20T13:08:00Z">
        <w:r w:rsidR="004548E1">
          <w:rPr>
            <w:rFonts w:ascii="Times New Roman" w:hAnsi="Times New Roman" w:cs="Times New Roman"/>
            <w:sz w:val="24"/>
            <w:szCs w:val="24"/>
          </w:rPr>
          <w:t xml:space="preserve">It </w:t>
        </w:r>
      </w:ins>
      <w:ins w:id="301" w:author="Malcolm North" w:date="2016-11-20T13:10:00Z">
        <w:r w:rsidR="004548E1">
          <w:rPr>
            <w:rFonts w:ascii="Times New Roman" w:hAnsi="Times New Roman" w:cs="Times New Roman"/>
            <w:sz w:val="24"/>
            <w:szCs w:val="24"/>
          </w:rPr>
          <w:t xml:space="preserve">may </w:t>
        </w:r>
      </w:ins>
      <w:ins w:id="302" w:author="Malcolm North" w:date="2016-11-20T13:08:00Z">
        <w:r w:rsidR="004548E1">
          <w:rPr>
            <w:rFonts w:ascii="Times New Roman" w:hAnsi="Times New Roman" w:cs="Times New Roman"/>
            <w:sz w:val="24"/>
            <w:szCs w:val="24"/>
          </w:rPr>
          <w:t>also entrench alter</w:t>
        </w:r>
      </w:ins>
      <w:ins w:id="303" w:author="Malcolm North" w:date="2016-11-20T13:09:00Z">
        <w:r w:rsidR="004548E1">
          <w:rPr>
            <w:rFonts w:ascii="Times New Roman" w:hAnsi="Times New Roman" w:cs="Times New Roman"/>
            <w:sz w:val="24"/>
            <w:szCs w:val="24"/>
          </w:rPr>
          <w:t>nate</w:t>
        </w:r>
      </w:ins>
      <w:ins w:id="304" w:author="Malcolm North" w:date="2016-11-20T13:08:00Z">
        <w:r w:rsidR="004548E1">
          <w:rPr>
            <w:rFonts w:ascii="Times New Roman" w:hAnsi="Times New Roman" w:cs="Times New Roman"/>
            <w:sz w:val="24"/>
            <w:szCs w:val="24"/>
          </w:rPr>
          <w:t xml:space="preserve"> disturbance patterns </w:t>
        </w:r>
      </w:ins>
      <w:ins w:id="305" w:author="Malcolm North" w:date="2016-11-20T13:06:00Z">
        <w:r w:rsidR="004548E1">
          <w:rPr>
            <w:rFonts w:ascii="Times New Roman" w:hAnsi="Times New Roman" w:cs="Times New Roman"/>
            <w:sz w:val="24"/>
            <w:szCs w:val="24"/>
          </w:rPr>
          <w:t>as large high-severity burn patches are prone to</w:t>
        </w:r>
      </w:ins>
      <w:ins w:id="306" w:author="Malcolm North" w:date="2016-11-20T13:07:00Z">
        <w:r w:rsidR="004548E1">
          <w:rPr>
            <w:rFonts w:ascii="Times New Roman" w:hAnsi="Times New Roman" w:cs="Times New Roman"/>
            <w:sz w:val="24"/>
            <w:szCs w:val="24"/>
          </w:rPr>
          <w:t xml:space="preserve"> re-burn at high intensity</w:t>
        </w:r>
      </w:ins>
      <w:ins w:id="307" w:author="Malcolm North" w:date="2016-11-20T13:10:00Z">
        <w:r w:rsidR="004548E1">
          <w:rPr>
            <w:rFonts w:ascii="Times New Roman" w:hAnsi="Times New Roman" w:cs="Times New Roman"/>
            <w:sz w:val="24"/>
            <w:szCs w:val="24"/>
          </w:rPr>
          <w:t xml:space="preserve"> when wildfire</w:t>
        </w:r>
      </w:ins>
      <w:ins w:id="308" w:author="Malcolm North" w:date="2016-11-20T13:11:00Z">
        <w:r w:rsidR="004548E1">
          <w:rPr>
            <w:rFonts w:ascii="Times New Roman" w:hAnsi="Times New Roman" w:cs="Times New Roman"/>
            <w:sz w:val="24"/>
            <w:szCs w:val="24"/>
          </w:rPr>
          <w:t xml:space="preserve"> </w:t>
        </w:r>
      </w:ins>
      <w:ins w:id="309" w:author="Malcolm North" w:date="2016-11-20T13:26:00Z">
        <w:r w:rsidR="00500E9D">
          <w:rPr>
            <w:rFonts w:ascii="Times New Roman" w:hAnsi="Times New Roman" w:cs="Times New Roman"/>
            <w:sz w:val="24"/>
            <w:szCs w:val="24"/>
          </w:rPr>
          <w:t>returns</w:t>
        </w:r>
      </w:ins>
      <w:ins w:id="310" w:author="Malcolm North" w:date="2016-11-20T13:10:00Z">
        <w:r w:rsidR="004548E1">
          <w:rPr>
            <w:rFonts w:ascii="Times New Roman" w:hAnsi="Times New Roman" w:cs="Times New Roman"/>
            <w:sz w:val="24"/>
            <w:szCs w:val="24"/>
          </w:rPr>
          <w:t xml:space="preserve"> </w:t>
        </w:r>
      </w:ins>
      <w:commentRangeStart w:id="311"/>
      <w:del w:id="312" w:author="Malcolm North" w:date="2016-11-20T13:10:00Z">
        <w:r w:rsidR="0085724D" w:rsidDel="004548E1">
          <w:rPr>
            <w:rFonts w:ascii="Times New Roman" w:hAnsi="Times New Roman" w:cs="Times New Roman"/>
            <w:sz w:val="24"/>
            <w:szCs w:val="24"/>
          </w:rPr>
          <w:delText xml:space="preserve">Interactions with subsequent disturbances, namely fire, would also be expected to differ as well </w:delText>
        </w:r>
      </w:del>
      <w:r w:rsidR="0085724D">
        <w:rPr>
          <w:rFonts w:ascii="Times New Roman" w:hAnsi="Times New Roman" w:cs="Times New Roman"/>
          <w:sz w:val="24"/>
          <w:szCs w:val="24"/>
        </w:rPr>
        <w:fldChar w:fldCharType="begin"/>
      </w:r>
      <w:r w:rsidR="0085724D">
        <w:rPr>
          <w:rFonts w:ascii="Times New Roman" w:hAnsi="Times New Roman" w:cs="Times New Roman"/>
          <w:sz w:val="24"/>
          <w:szCs w:val="24"/>
        </w:rPr>
        <w:instrText xml:space="preserve"> ADDIN EN.CITE &lt;EndNote&gt;&lt;Cite&gt;&lt;Author&gt;Coppoletta&lt;/Author&gt;&lt;Year&gt;2016&lt;/Year&gt;&lt;RecNum&gt;1423&lt;/RecNum&gt;&lt;DisplayText&gt;(Coppoletta et al. 2016)&lt;/DisplayText&gt;&lt;record&gt;&lt;rec-number&gt;1423&lt;/rec-number&gt;&lt;foreign-keys&gt;&lt;key app="EN" db-id="tre00sewcs55d2e0szppfpa0paptvstsvzt9" timestamp="1452624388"&gt;1423&lt;/key&gt;&lt;/foreign-keys&gt;&lt;ref-type name="Journal Article"&gt;17&lt;/ref-type&gt;&lt;contributors&gt;&lt;authors&gt;&lt;author&gt;Coppoletta, M.&lt;/author&gt;&lt;author&gt;Merriam, K. E.&lt;/author&gt;&lt;author&gt;Collins, B. M.&lt;/author&gt;&lt;/authors&gt;&lt;/contributors&gt;&lt;titles&gt;&lt;title&gt;Post-fire vegetation and fuel development influences fire severity patterns in reburns&lt;/title&gt;&lt;secondary-title&gt;Ecological Applications&lt;/secondary-title&gt;&lt;alt-title&gt;Ecol. Appl.&lt;/alt-title&gt;&lt;short-title&gt;digital&lt;/short-title&gt;&lt;/titles&gt;&lt;periodical&gt;&lt;full-title&gt;Ecological Applications&lt;/full-title&gt;&lt;abbr-1&gt;Ecol. Appl.&lt;/abbr-1&gt;&lt;/periodical&gt;&lt;alt-periodical&gt;&lt;full-title&gt;Ecological Applications&lt;/full-title&gt;&lt;abbr-1&gt;Ecol. Appl.&lt;/abbr-1&gt;&lt;/alt-periodical&gt;&lt;pages&gt;686-699&lt;/pages&gt;&lt;volume&gt;26&lt;/volume&gt;&lt;number&gt;3&lt;/number&gt;&lt;dates&gt;&lt;year&gt;2016&lt;/year&gt;&lt;/dates&gt;&lt;urls&gt;&lt;/urls&gt;&lt;/record&gt;&lt;/Cite&gt;&lt;/EndNote&gt;</w:instrText>
      </w:r>
      <w:r w:rsidR="0085724D">
        <w:rPr>
          <w:rFonts w:ascii="Times New Roman" w:hAnsi="Times New Roman" w:cs="Times New Roman"/>
          <w:sz w:val="24"/>
          <w:szCs w:val="24"/>
        </w:rPr>
        <w:fldChar w:fldCharType="separate"/>
      </w:r>
      <w:r w:rsidR="0085724D">
        <w:rPr>
          <w:rFonts w:ascii="Times New Roman" w:hAnsi="Times New Roman" w:cs="Times New Roman"/>
          <w:noProof/>
          <w:sz w:val="24"/>
          <w:szCs w:val="24"/>
        </w:rPr>
        <w:t>(Coppoletta et al. 2016)</w:t>
      </w:r>
      <w:r w:rsidR="0085724D">
        <w:rPr>
          <w:rFonts w:ascii="Times New Roman" w:hAnsi="Times New Roman" w:cs="Times New Roman"/>
          <w:sz w:val="24"/>
          <w:szCs w:val="24"/>
        </w:rPr>
        <w:fldChar w:fldCharType="end"/>
      </w:r>
      <w:r w:rsidR="0085724D">
        <w:rPr>
          <w:rFonts w:ascii="Times New Roman" w:hAnsi="Times New Roman" w:cs="Times New Roman"/>
          <w:sz w:val="24"/>
          <w:szCs w:val="24"/>
        </w:rPr>
        <w:t>.</w:t>
      </w:r>
      <w:commentRangeEnd w:id="311"/>
      <w:r w:rsidR="004B7671">
        <w:rPr>
          <w:rStyle w:val="CommentReference"/>
        </w:rPr>
        <w:commentReference w:id="311"/>
      </w:r>
    </w:p>
    <w:p w14:paraId="4C79C438" w14:textId="0107563C" w:rsidR="00311753" w:rsidRPr="00311753" w:rsidRDefault="0097240A" w:rsidP="00453394">
      <w:pPr>
        <w:spacing w:after="0" w:line="480" w:lineRule="auto"/>
        <w:rPr>
          <w:rFonts w:ascii="Times New Roman" w:hAnsi="Times New Roman" w:cs="Times New Roman"/>
          <w:b/>
          <w:sz w:val="24"/>
          <w:szCs w:val="24"/>
        </w:rPr>
      </w:pPr>
      <w:r>
        <w:rPr>
          <w:rFonts w:ascii="Times New Roman" w:hAnsi="Times New Roman" w:cs="Times New Roman"/>
          <w:b/>
          <w:sz w:val="24"/>
          <w:szCs w:val="24"/>
        </w:rPr>
        <w:t>Applications of this</w:t>
      </w:r>
      <w:r w:rsidR="00311753" w:rsidRPr="00311753">
        <w:rPr>
          <w:rFonts w:ascii="Times New Roman" w:hAnsi="Times New Roman" w:cs="Times New Roman"/>
          <w:b/>
          <w:sz w:val="24"/>
          <w:szCs w:val="24"/>
        </w:rPr>
        <w:t xml:space="preserve"> approach</w:t>
      </w:r>
    </w:p>
    <w:p w14:paraId="1883343A" w14:textId="45F27438" w:rsidR="00A5624B" w:rsidRDefault="00311753" w:rsidP="0045339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F614DB">
        <w:rPr>
          <w:rFonts w:ascii="Times New Roman" w:hAnsi="Times New Roman" w:cs="Times New Roman"/>
          <w:sz w:val="24"/>
          <w:szCs w:val="24"/>
        </w:rPr>
        <w:t>To further investigate the applicabilit</w:t>
      </w:r>
      <w:r w:rsidR="0045425A">
        <w:rPr>
          <w:rFonts w:ascii="Times New Roman" w:hAnsi="Times New Roman" w:cs="Times New Roman"/>
          <w:sz w:val="24"/>
          <w:szCs w:val="24"/>
        </w:rPr>
        <w:t>y of this new metric, we calculated</w:t>
      </w:r>
      <w:del w:id="313" w:author="Stephens" w:date="2016-11-17T13:26:00Z">
        <w:r w:rsidR="00F614DB" w:rsidDel="00820409">
          <w:rPr>
            <w:rFonts w:ascii="Times New Roman" w:hAnsi="Times New Roman" w:cs="Times New Roman"/>
            <w:sz w:val="24"/>
            <w:szCs w:val="24"/>
          </w:rPr>
          <w:delText xml:space="preserve"> the </w:delText>
        </w:r>
        <w:r w:rsidR="0045425A" w:rsidDel="00820409">
          <w:rPr>
            <w:rFonts w:ascii="Times New Roman" w:hAnsi="Times New Roman" w:cs="Times New Roman"/>
            <w:sz w:val="24"/>
            <w:szCs w:val="24"/>
          </w:rPr>
          <w:delText>decay coefficient</w:delText>
        </w:r>
      </w:del>
      <w:ins w:id="314" w:author="Stephens" w:date="2016-11-17T13:38:00Z">
        <w:r w:rsidR="002E789C">
          <w:rPr>
            <w:rFonts w:ascii="Times New Roman" w:hAnsi="Times New Roman" w:cs="Times New Roman"/>
            <w:sz w:val="24"/>
            <w:szCs w:val="24"/>
          </w:rPr>
          <w:t xml:space="preserve"> </w:t>
        </w:r>
      </w:ins>
      <w:ins w:id="315" w:author="Stephens" w:date="2016-11-17T13:26:00Z">
        <w:r w:rsidR="00820409">
          <w:rPr>
            <w:rFonts w:ascii="Times New Roman" w:hAnsi="Times New Roman" w:cs="Times New Roman"/>
            <w:sz w:val="24"/>
            <w:szCs w:val="24"/>
          </w:rPr>
          <w:t>S</w:t>
        </w:r>
      </w:ins>
      <w:ins w:id="316" w:author="Stephens" w:date="2016-11-17T13:44:00Z">
        <w:r w:rsidR="00E17FC7">
          <w:rPr>
            <w:rFonts w:ascii="Times New Roman" w:hAnsi="Times New Roman" w:cs="Times New Roman"/>
            <w:sz w:val="24"/>
            <w:szCs w:val="24"/>
          </w:rPr>
          <w:t>DC</w:t>
        </w:r>
      </w:ins>
      <w:r w:rsidR="0045425A">
        <w:rPr>
          <w:rFonts w:ascii="Times New Roman" w:hAnsi="Times New Roman" w:cs="Times New Roman"/>
          <w:sz w:val="24"/>
          <w:szCs w:val="24"/>
        </w:rPr>
        <w:t xml:space="preserve"> f</w:t>
      </w:r>
      <w:r w:rsidR="00F614DB">
        <w:rPr>
          <w:rFonts w:ascii="Times New Roman" w:hAnsi="Times New Roman" w:cs="Times New Roman"/>
          <w:sz w:val="24"/>
          <w:szCs w:val="24"/>
        </w:rPr>
        <w:t>o</w:t>
      </w:r>
      <w:r w:rsidR="0045425A">
        <w:rPr>
          <w:rFonts w:ascii="Times New Roman" w:hAnsi="Times New Roman" w:cs="Times New Roman"/>
          <w:sz w:val="24"/>
          <w:szCs w:val="24"/>
        </w:rPr>
        <w:t>r</w:t>
      </w:r>
      <w:r w:rsidR="00F614DB">
        <w:rPr>
          <w:rFonts w:ascii="Times New Roman" w:hAnsi="Times New Roman" w:cs="Times New Roman"/>
          <w:sz w:val="24"/>
          <w:szCs w:val="24"/>
        </w:rPr>
        <w:t xml:space="preserve"> 436 fires that burned in California between 1984 and 2015.</w:t>
      </w:r>
      <w:r w:rsidR="00A5624B">
        <w:rPr>
          <w:rFonts w:ascii="Times New Roman" w:hAnsi="Times New Roman" w:cs="Times New Roman"/>
          <w:sz w:val="24"/>
          <w:szCs w:val="24"/>
        </w:rPr>
        <w:t xml:space="preserve"> We selected fires &gt;100 ha that were classified as predominantly occurring on forestland, regardless of the managing agency.</w:t>
      </w:r>
      <w:r w:rsidR="00F614DB">
        <w:rPr>
          <w:rFonts w:ascii="Times New Roman" w:hAnsi="Times New Roman" w:cs="Times New Roman"/>
          <w:sz w:val="24"/>
          <w:szCs w:val="24"/>
        </w:rPr>
        <w:t xml:space="preserve"> The resulting values of </w:t>
      </w:r>
      <w:ins w:id="317" w:author="Stephens" w:date="2016-11-17T13:26:00Z">
        <w:r w:rsidR="00820409">
          <w:rPr>
            <w:rFonts w:ascii="Times New Roman" w:hAnsi="Times New Roman" w:cs="Times New Roman"/>
            <w:sz w:val="24"/>
            <w:szCs w:val="24"/>
          </w:rPr>
          <w:t>S</w:t>
        </w:r>
      </w:ins>
      <w:ins w:id="318" w:author="Stephens" w:date="2016-11-17T13:44:00Z">
        <w:r w:rsidR="00E17FC7">
          <w:rPr>
            <w:rFonts w:ascii="Times New Roman" w:hAnsi="Times New Roman" w:cs="Times New Roman"/>
            <w:sz w:val="24"/>
            <w:szCs w:val="24"/>
          </w:rPr>
          <w:t>DC</w:t>
        </w:r>
      </w:ins>
      <w:del w:id="319" w:author="Stephens" w:date="2016-11-17T13:26:00Z">
        <w:r w:rsidR="003B1D87" w:rsidDel="00820409">
          <w:rPr>
            <w:rFonts w:ascii="Times New Roman" w:hAnsi="Times New Roman" w:cs="Times New Roman"/>
            <w:i/>
            <w:sz w:val="24"/>
            <w:szCs w:val="24"/>
          </w:rPr>
          <w:delText>q</w:delText>
        </w:r>
      </w:del>
      <w:r w:rsidR="003B1D87">
        <w:rPr>
          <w:rFonts w:ascii="Times New Roman" w:hAnsi="Times New Roman" w:cs="Times New Roman"/>
          <w:sz w:val="24"/>
          <w:szCs w:val="24"/>
        </w:rPr>
        <w:t xml:space="preserve"> were approximately normally distributed </w:t>
      </w:r>
      <w:r w:rsidR="00A5624B">
        <w:rPr>
          <w:rFonts w:ascii="Times New Roman" w:hAnsi="Times New Roman" w:cs="Times New Roman"/>
          <w:sz w:val="24"/>
          <w:szCs w:val="24"/>
        </w:rPr>
        <w:t>after</w:t>
      </w:r>
      <w:r w:rsidR="0045425A">
        <w:rPr>
          <w:rFonts w:ascii="Times New Roman" w:hAnsi="Times New Roman" w:cs="Times New Roman"/>
          <w:sz w:val="24"/>
          <w:szCs w:val="24"/>
        </w:rPr>
        <w:t xml:space="preserve"> a log transformation (Figure 4</w:t>
      </w:r>
      <w:r w:rsidR="003B1D87">
        <w:rPr>
          <w:rFonts w:ascii="Times New Roman" w:hAnsi="Times New Roman" w:cs="Times New Roman"/>
          <w:sz w:val="24"/>
          <w:szCs w:val="24"/>
        </w:rPr>
        <w:t xml:space="preserve">), which appears to clearly distinguish the few select fires that have extremely small decay coefficients and thus have a very high proportion of their high-severity area far from the nearest patch edge. </w:t>
      </w:r>
      <w:commentRangeStart w:id="320"/>
      <w:r w:rsidR="003B1D87">
        <w:rPr>
          <w:rFonts w:ascii="Times New Roman" w:hAnsi="Times New Roman" w:cs="Times New Roman"/>
          <w:sz w:val="24"/>
          <w:szCs w:val="24"/>
        </w:rPr>
        <w:t xml:space="preserve">Not surprisingly, fires that are larger and have a higher proportion of high-severity fire tend to have </w:t>
      </w:r>
      <w:r w:rsidR="0045425A">
        <w:rPr>
          <w:rFonts w:ascii="Times New Roman" w:hAnsi="Times New Roman" w:cs="Times New Roman"/>
          <w:sz w:val="24"/>
          <w:szCs w:val="24"/>
        </w:rPr>
        <w:t>smaller decay coefficients (Figure</w:t>
      </w:r>
      <w:r w:rsidR="003B1D87">
        <w:rPr>
          <w:rFonts w:ascii="Times New Roman" w:hAnsi="Times New Roman" w:cs="Times New Roman"/>
          <w:sz w:val="24"/>
          <w:szCs w:val="24"/>
        </w:rPr>
        <w:t xml:space="preserve"> </w:t>
      </w:r>
      <w:r w:rsidR="0045425A">
        <w:rPr>
          <w:rFonts w:ascii="Times New Roman" w:hAnsi="Times New Roman" w:cs="Times New Roman"/>
          <w:sz w:val="24"/>
          <w:szCs w:val="24"/>
        </w:rPr>
        <w:t>5</w:t>
      </w:r>
      <w:r w:rsidR="003B1D87">
        <w:rPr>
          <w:rFonts w:ascii="Times New Roman" w:hAnsi="Times New Roman" w:cs="Times New Roman"/>
          <w:sz w:val="24"/>
          <w:szCs w:val="24"/>
        </w:rPr>
        <w:t>)</w:t>
      </w:r>
      <w:commentRangeEnd w:id="320"/>
      <w:r w:rsidR="00E20189">
        <w:rPr>
          <w:rStyle w:val="CommentReference"/>
        </w:rPr>
        <w:commentReference w:id="320"/>
      </w:r>
      <w:r w:rsidR="003B1D87">
        <w:rPr>
          <w:rFonts w:ascii="Times New Roman" w:hAnsi="Times New Roman" w:cs="Times New Roman"/>
          <w:sz w:val="24"/>
          <w:szCs w:val="24"/>
        </w:rPr>
        <w:t>.</w:t>
      </w:r>
      <w:r w:rsidR="00882EC6">
        <w:rPr>
          <w:rFonts w:ascii="Times New Roman" w:hAnsi="Times New Roman" w:cs="Times New Roman"/>
          <w:sz w:val="24"/>
          <w:szCs w:val="24"/>
        </w:rPr>
        <w:t xml:space="preserve"> However, for any giv</w:t>
      </w:r>
      <w:r w:rsidR="0045425A">
        <w:rPr>
          <w:rFonts w:ascii="Times New Roman" w:hAnsi="Times New Roman" w:cs="Times New Roman"/>
          <w:sz w:val="24"/>
          <w:szCs w:val="24"/>
        </w:rPr>
        <w:t>en fire size or proportion of stand-replacing area</w:t>
      </w:r>
      <w:r w:rsidR="00882EC6">
        <w:rPr>
          <w:rFonts w:ascii="Times New Roman" w:hAnsi="Times New Roman" w:cs="Times New Roman"/>
          <w:sz w:val="24"/>
          <w:szCs w:val="24"/>
        </w:rPr>
        <w:t xml:space="preserve">, there are still a </w:t>
      </w:r>
      <w:del w:id="321" w:author="Stephens" w:date="2016-11-17T13:26:00Z">
        <w:r w:rsidR="00882EC6" w:rsidDel="00820409">
          <w:rPr>
            <w:rFonts w:ascii="Times New Roman" w:hAnsi="Times New Roman" w:cs="Times New Roman"/>
            <w:sz w:val="24"/>
            <w:szCs w:val="24"/>
          </w:rPr>
          <w:delText>fairly</w:delText>
        </w:r>
      </w:del>
      <w:r w:rsidR="00882EC6">
        <w:rPr>
          <w:rFonts w:ascii="Times New Roman" w:hAnsi="Times New Roman" w:cs="Times New Roman"/>
          <w:sz w:val="24"/>
          <w:szCs w:val="24"/>
        </w:rPr>
        <w:t xml:space="preserve"> wide range of potential </w:t>
      </w:r>
      <w:ins w:id="322" w:author="Stephens" w:date="2016-11-17T13:26:00Z">
        <w:r w:rsidR="00820409">
          <w:rPr>
            <w:rFonts w:ascii="Times New Roman" w:hAnsi="Times New Roman" w:cs="Times New Roman"/>
            <w:sz w:val="24"/>
            <w:szCs w:val="24"/>
          </w:rPr>
          <w:t>S</w:t>
        </w:r>
      </w:ins>
      <w:ins w:id="323" w:author="Stephens" w:date="2016-11-17T13:44:00Z">
        <w:r w:rsidR="00E17FC7">
          <w:rPr>
            <w:rFonts w:ascii="Times New Roman" w:hAnsi="Times New Roman" w:cs="Times New Roman"/>
            <w:sz w:val="24"/>
            <w:szCs w:val="24"/>
          </w:rPr>
          <w:t>DC</w:t>
        </w:r>
      </w:ins>
      <w:del w:id="324" w:author="Stephens" w:date="2016-11-17T13:26:00Z">
        <w:r w:rsidR="00882EC6" w:rsidRPr="00882EC6" w:rsidDel="00820409">
          <w:rPr>
            <w:rFonts w:ascii="Times New Roman" w:hAnsi="Times New Roman" w:cs="Times New Roman"/>
            <w:i/>
            <w:sz w:val="24"/>
            <w:szCs w:val="24"/>
          </w:rPr>
          <w:delText>q</w:delText>
        </w:r>
      </w:del>
      <w:r w:rsidR="00882EC6">
        <w:rPr>
          <w:rFonts w:ascii="Times New Roman" w:hAnsi="Times New Roman" w:cs="Times New Roman"/>
          <w:sz w:val="24"/>
          <w:szCs w:val="24"/>
        </w:rPr>
        <w:t xml:space="preserve"> values, which illustrates </w:t>
      </w:r>
      <w:r w:rsidR="0045425A">
        <w:rPr>
          <w:rFonts w:ascii="Times New Roman" w:hAnsi="Times New Roman" w:cs="Times New Roman"/>
          <w:sz w:val="24"/>
          <w:szCs w:val="24"/>
        </w:rPr>
        <w:t xml:space="preserve">potentially </w:t>
      </w:r>
      <w:r w:rsidR="00882EC6">
        <w:rPr>
          <w:rFonts w:ascii="Times New Roman" w:hAnsi="Times New Roman" w:cs="Times New Roman"/>
          <w:sz w:val="24"/>
          <w:szCs w:val="24"/>
        </w:rPr>
        <w:t xml:space="preserve">profound ecological differences among </w:t>
      </w:r>
      <w:r w:rsidR="00882EC6">
        <w:rPr>
          <w:rFonts w:ascii="Times New Roman" w:hAnsi="Times New Roman" w:cs="Times New Roman"/>
          <w:sz w:val="24"/>
          <w:szCs w:val="24"/>
        </w:rPr>
        <w:lastRenderedPageBreak/>
        <w:t>“mixed-severity” fires that might otherwise be considered very similar</w:t>
      </w:r>
      <w:r w:rsidR="00A5624B">
        <w:rPr>
          <w:rFonts w:ascii="Times New Roman" w:hAnsi="Times New Roman" w:cs="Times New Roman"/>
          <w:sz w:val="24"/>
          <w:szCs w:val="24"/>
        </w:rPr>
        <w:t xml:space="preserve"> if </w:t>
      </w:r>
      <w:ins w:id="325" w:author="Stephens" w:date="2016-11-17T13:26:00Z">
        <w:r w:rsidR="00820409">
          <w:rPr>
            <w:rFonts w:ascii="Times New Roman" w:hAnsi="Times New Roman" w:cs="Times New Roman"/>
            <w:sz w:val="24"/>
            <w:szCs w:val="24"/>
          </w:rPr>
          <w:t xml:space="preserve">only </w:t>
        </w:r>
      </w:ins>
      <w:r w:rsidR="00A5624B">
        <w:rPr>
          <w:rFonts w:ascii="Times New Roman" w:hAnsi="Times New Roman" w:cs="Times New Roman"/>
          <w:sz w:val="24"/>
          <w:szCs w:val="24"/>
        </w:rPr>
        <w:t>percent high severity were used as the relevant variable</w:t>
      </w:r>
      <w:r w:rsidR="00882EC6">
        <w:rPr>
          <w:rFonts w:ascii="Times New Roman" w:hAnsi="Times New Roman" w:cs="Times New Roman"/>
          <w:sz w:val="24"/>
          <w:szCs w:val="24"/>
        </w:rPr>
        <w:t>.</w:t>
      </w:r>
      <w:r w:rsidR="003B1D87">
        <w:rPr>
          <w:rFonts w:ascii="Times New Roman" w:hAnsi="Times New Roman" w:cs="Times New Roman"/>
          <w:sz w:val="24"/>
          <w:szCs w:val="24"/>
        </w:rPr>
        <w:t xml:space="preserve"> </w:t>
      </w:r>
      <w:r w:rsidR="00882EC6">
        <w:rPr>
          <w:rFonts w:ascii="Times New Roman" w:hAnsi="Times New Roman" w:cs="Times New Roman"/>
          <w:sz w:val="24"/>
          <w:szCs w:val="24"/>
        </w:rPr>
        <w:t xml:space="preserve">Thus, </w:t>
      </w:r>
      <w:ins w:id="326" w:author="Stephens" w:date="2016-11-17T13:26:00Z">
        <w:r w:rsidR="00820409">
          <w:rPr>
            <w:rFonts w:ascii="Times New Roman" w:hAnsi="Times New Roman" w:cs="Times New Roman"/>
            <w:sz w:val="24"/>
            <w:szCs w:val="24"/>
          </w:rPr>
          <w:t>S</w:t>
        </w:r>
      </w:ins>
      <w:ins w:id="327" w:author="Stephens" w:date="2016-11-17T13:44:00Z">
        <w:r w:rsidR="00E17FC7">
          <w:rPr>
            <w:rFonts w:ascii="Times New Roman" w:hAnsi="Times New Roman" w:cs="Times New Roman"/>
            <w:sz w:val="24"/>
            <w:szCs w:val="24"/>
          </w:rPr>
          <w:t>DC</w:t>
        </w:r>
      </w:ins>
      <w:del w:id="328" w:author="Stephens" w:date="2016-11-17T13:26:00Z">
        <w:r w:rsidR="00882EC6" w:rsidRPr="00882EC6" w:rsidDel="00820409">
          <w:rPr>
            <w:rFonts w:ascii="Times New Roman" w:hAnsi="Times New Roman" w:cs="Times New Roman"/>
            <w:i/>
            <w:sz w:val="24"/>
            <w:szCs w:val="24"/>
          </w:rPr>
          <w:delText>q</w:delText>
        </w:r>
      </w:del>
      <w:r w:rsidR="00882EC6">
        <w:rPr>
          <w:rFonts w:ascii="Times New Roman" w:hAnsi="Times New Roman" w:cs="Times New Roman"/>
          <w:sz w:val="24"/>
          <w:szCs w:val="24"/>
        </w:rPr>
        <w:t xml:space="preserve"> may be a reasonable </w:t>
      </w:r>
      <w:r w:rsidR="00A5624B">
        <w:rPr>
          <w:rFonts w:ascii="Times New Roman" w:hAnsi="Times New Roman" w:cs="Times New Roman"/>
          <w:sz w:val="24"/>
          <w:szCs w:val="24"/>
        </w:rPr>
        <w:t>integration of</w:t>
      </w:r>
      <w:r w:rsidR="00882EC6">
        <w:rPr>
          <w:rFonts w:ascii="Times New Roman" w:hAnsi="Times New Roman" w:cs="Times New Roman"/>
          <w:sz w:val="24"/>
          <w:szCs w:val="24"/>
        </w:rPr>
        <w:t xml:space="preserve"> both these variables</w:t>
      </w:r>
      <w:del w:id="329" w:author="Miller, Jay D -FS" w:date="2016-11-04T14:29:00Z">
        <w:r w:rsidR="00A5624B" w:rsidDel="000051E6">
          <w:rPr>
            <w:rFonts w:ascii="Times New Roman" w:hAnsi="Times New Roman" w:cs="Times New Roman"/>
            <w:sz w:val="24"/>
            <w:szCs w:val="24"/>
          </w:rPr>
          <w:delText xml:space="preserve"> that</w:delText>
        </w:r>
      </w:del>
      <w:r w:rsidR="00882EC6">
        <w:rPr>
          <w:rFonts w:ascii="Times New Roman" w:hAnsi="Times New Roman" w:cs="Times New Roman"/>
          <w:sz w:val="24"/>
          <w:szCs w:val="24"/>
        </w:rPr>
        <w:t xml:space="preserve">, but it also contains additional information that is highly relevant to quantifying </w:t>
      </w:r>
      <w:r w:rsidR="0045425A">
        <w:rPr>
          <w:rFonts w:ascii="Times New Roman" w:hAnsi="Times New Roman" w:cs="Times New Roman"/>
          <w:sz w:val="24"/>
          <w:szCs w:val="24"/>
        </w:rPr>
        <w:t>fire effects</w:t>
      </w:r>
      <w:ins w:id="330" w:author="Miller, Jay D -FS" w:date="2016-11-04T14:29:00Z">
        <w:r w:rsidR="000051E6">
          <w:rPr>
            <w:rFonts w:ascii="Times New Roman" w:hAnsi="Times New Roman" w:cs="Times New Roman"/>
            <w:sz w:val="24"/>
            <w:szCs w:val="24"/>
          </w:rPr>
          <w:t xml:space="preserve"> (e.g., distance to seed source)</w:t>
        </w:r>
      </w:ins>
      <w:r w:rsidR="00882EC6">
        <w:rPr>
          <w:rFonts w:ascii="Times New Roman" w:hAnsi="Times New Roman" w:cs="Times New Roman"/>
          <w:sz w:val="24"/>
          <w:szCs w:val="24"/>
        </w:rPr>
        <w:t xml:space="preserve">. </w:t>
      </w:r>
    </w:p>
    <w:p w14:paraId="13AE1BCF" w14:textId="42D70A26" w:rsidR="0061368A" w:rsidRPr="00A5624B" w:rsidDel="00890197" w:rsidRDefault="00882EC6" w:rsidP="00A5624B">
      <w:pPr>
        <w:pStyle w:val="ListParagraph"/>
        <w:numPr>
          <w:ilvl w:val="0"/>
          <w:numId w:val="1"/>
        </w:numPr>
        <w:spacing w:after="0" w:line="480" w:lineRule="auto"/>
        <w:rPr>
          <w:del w:id="331" w:author="Miller, Jay D -FS" w:date="2016-11-09T09:24:00Z"/>
          <w:rFonts w:ascii="Times New Roman" w:hAnsi="Times New Roman" w:cs="Times New Roman"/>
          <w:sz w:val="24"/>
          <w:szCs w:val="24"/>
        </w:rPr>
      </w:pPr>
      <w:del w:id="332" w:author="Miller, Jay D -FS" w:date="2016-11-09T09:24:00Z">
        <w:r w:rsidRPr="00A5624B" w:rsidDel="00890197">
          <w:rPr>
            <w:rFonts w:ascii="Times New Roman" w:hAnsi="Times New Roman" w:cs="Times New Roman"/>
            <w:sz w:val="24"/>
            <w:szCs w:val="24"/>
          </w:rPr>
          <w:delText>[</w:delText>
        </w:r>
        <w:r w:rsidRPr="00A5624B" w:rsidDel="00890197">
          <w:rPr>
            <w:rFonts w:ascii="Times New Roman" w:hAnsi="Times New Roman" w:cs="Times New Roman"/>
            <w:sz w:val="24"/>
            <w:szCs w:val="24"/>
            <w:highlight w:val="yellow"/>
          </w:rPr>
          <w:delText xml:space="preserve">Could give the example here of the Rim fire and some other fire that had similar percent high severity but </w:delText>
        </w:r>
        <w:r w:rsidR="00A5624B" w:rsidRPr="00A5624B" w:rsidDel="00890197">
          <w:rPr>
            <w:rFonts w:ascii="Times New Roman" w:hAnsi="Times New Roman" w:cs="Times New Roman"/>
            <w:sz w:val="24"/>
            <w:szCs w:val="24"/>
            <w:highlight w:val="yellow"/>
          </w:rPr>
          <w:delText>much lower q; Rim had ~35% high severity but its log(q) was ~6.5</w:delText>
        </w:r>
        <w:r w:rsidR="0045425A" w:rsidDel="00890197">
          <w:rPr>
            <w:rFonts w:ascii="Times New Roman" w:hAnsi="Times New Roman" w:cs="Times New Roman"/>
            <w:sz w:val="24"/>
            <w:szCs w:val="24"/>
            <w:highlight w:val="yellow"/>
          </w:rPr>
          <w:delText xml:space="preserve"> (see Figure 5</w:delText>
        </w:r>
        <w:r w:rsidR="009A1166" w:rsidDel="00890197">
          <w:rPr>
            <w:rFonts w:ascii="Times New Roman" w:hAnsi="Times New Roman" w:cs="Times New Roman"/>
            <w:sz w:val="24"/>
            <w:szCs w:val="24"/>
            <w:highlight w:val="yellow"/>
          </w:rPr>
          <w:delText>)</w:delText>
        </w:r>
        <w:r w:rsidR="00A5624B" w:rsidRPr="00A5624B" w:rsidDel="00890197">
          <w:rPr>
            <w:rFonts w:ascii="Times New Roman" w:hAnsi="Times New Roman" w:cs="Times New Roman"/>
            <w:sz w:val="24"/>
            <w:szCs w:val="24"/>
            <w:highlight w:val="yellow"/>
          </w:rPr>
          <w:delText xml:space="preserve">, which is the </w:delText>
        </w:r>
        <w:r w:rsidR="009A1166" w:rsidDel="00890197">
          <w:rPr>
            <w:rFonts w:ascii="Times New Roman" w:hAnsi="Times New Roman" w:cs="Times New Roman"/>
            <w:sz w:val="24"/>
            <w:szCs w:val="24"/>
            <w:highlight w:val="yellow"/>
          </w:rPr>
          <w:delText>lowest</w:delText>
        </w:r>
        <w:r w:rsidR="00A5624B" w:rsidRPr="00A5624B" w:rsidDel="00890197">
          <w:rPr>
            <w:rFonts w:ascii="Times New Roman" w:hAnsi="Times New Roman" w:cs="Times New Roman"/>
            <w:sz w:val="24"/>
            <w:szCs w:val="24"/>
            <w:highlight w:val="yellow"/>
          </w:rPr>
          <w:delText xml:space="preserve"> of any fire having about that percent high severity</w:delText>
        </w:r>
        <w:r w:rsidR="00A5624B" w:rsidRPr="00A5624B" w:rsidDel="00890197">
          <w:rPr>
            <w:rFonts w:ascii="Times New Roman" w:hAnsi="Times New Roman" w:cs="Times New Roman"/>
            <w:sz w:val="24"/>
            <w:szCs w:val="24"/>
          </w:rPr>
          <w:delText>].</w:delText>
        </w:r>
      </w:del>
    </w:p>
    <w:p w14:paraId="74D7D85D" w14:textId="3E8BC9E1" w:rsidR="00AD497F" w:rsidRDefault="00311753" w:rsidP="00453394">
      <w:pPr>
        <w:spacing w:after="0" w:line="480" w:lineRule="auto"/>
        <w:rPr>
          <w:ins w:id="333" w:author="Miller, Jay D -FS" w:date="2016-11-08T11:19:00Z"/>
          <w:rFonts w:ascii="Times New Roman" w:hAnsi="Times New Roman" w:cs="Times New Roman"/>
          <w:sz w:val="24"/>
          <w:szCs w:val="24"/>
        </w:rPr>
      </w:pPr>
      <w:r>
        <w:rPr>
          <w:rFonts w:ascii="Times New Roman" w:hAnsi="Times New Roman" w:cs="Times New Roman"/>
          <w:sz w:val="24"/>
          <w:szCs w:val="24"/>
        </w:rPr>
        <w:tab/>
      </w:r>
      <w:del w:id="334" w:author="Miller, Jay D -FS" w:date="2016-11-08T11:15:00Z">
        <w:r w:rsidR="0085724D" w:rsidDel="00AD497F">
          <w:rPr>
            <w:rFonts w:ascii="Times New Roman" w:hAnsi="Times New Roman" w:cs="Times New Roman"/>
            <w:sz w:val="24"/>
            <w:szCs w:val="24"/>
          </w:rPr>
          <w:delText xml:space="preserve">Despite the </w:delText>
        </w:r>
        <w:commentRangeStart w:id="335"/>
        <w:r w:rsidR="0085724D" w:rsidDel="00AD497F">
          <w:rPr>
            <w:rFonts w:ascii="Times New Roman" w:hAnsi="Times New Roman" w:cs="Times New Roman"/>
            <w:sz w:val="24"/>
            <w:szCs w:val="24"/>
          </w:rPr>
          <w:delText>limitations discussed previously</w:delText>
        </w:r>
        <w:commentRangeEnd w:id="335"/>
        <w:r w:rsidR="000051E6" w:rsidDel="00AD497F">
          <w:rPr>
            <w:rStyle w:val="CommentReference"/>
          </w:rPr>
          <w:commentReference w:id="335"/>
        </w:r>
        <w:r w:rsidR="0085724D" w:rsidDel="00AD497F">
          <w:rPr>
            <w:rFonts w:ascii="Times New Roman" w:hAnsi="Times New Roman" w:cs="Times New Roman"/>
            <w:sz w:val="24"/>
            <w:szCs w:val="24"/>
          </w:rPr>
          <w:delText xml:space="preserve"> o</w:delText>
        </w:r>
      </w:del>
      <w:ins w:id="336" w:author="Miller, Jay D -FS" w:date="2016-11-08T11:15:00Z">
        <w:r w:rsidR="00AD497F">
          <w:rPr>
            <w:rFonts w:ascii="Times New Roman" w:hAnsi="Times New Roman" w:cs="Times New Roman"/>
            <w:sz w:val="24"/>
            <w:szCs w:val="24"/>
          </w:rPr>
          <w:t>O</w:t>
        </w:r>
      </w:ins>
      <w:r w:rsidR="0085724D">
        <w:rPr>
          <w:rFonts w:ascii="Times New Roman" w:hAnsi="Times New Roman" w:cs="Times New Roman"/>
          <w:sz w:val="24"/>
          <w:szCs w:val="24"/>
        </w:rPr>
        <w:t xml:space="preserve">ur approach of plotting stand-replacing proportions as a function of interior distance offers a relatively simple way to capture complex patterns of fire effects. The decay curves and associated </w:t>
      </w:r>
      <w:del w:id="337" w:author="Stephens" w:date="2016-11-17T13:27:00Z">
        <w:r w:rsidR="0085724D" w:rsidDel="00820409">
          <w:rPr>
            <w:rFonts w:ascii="Times New Roman" w:hAnsi="Times New Roman" w:cs="Times New Roman"/>
            <w:sz w:val="24"/>
            <w:szCs w:val="24"/>
          </w:rPr>
          <w:delText xml:space="preserve">parameter </w:delText>
        </w:r>
        <w:r w:rsidR="0085724D" w:rsidRPr="0085724D" w:rsidDel="00820409">
          <w:rPr>
            <w:rFonts w:ascii="Times New Roman" w:hAnsi="Times New Roman" w:cs="Times New Roman"/>
            <w:i/>
            <w:sz w:val="24"/>
            <w:szCs w:val="24"/>
          </w:rPr>
          <w:delText>q</w:delText>
        </w:r>
      </w:del>
      <w:ins w:id="338" w:author="Stephens" w:date="2016-11-17T13:27:00Z">
        <w:r w:rsidR="00820409">
          <w:rPr>
            <w:rFonts w:ascii="Times New Roman" w:hAnsi="Times New Roman" w:cs="Times New Roman"/>
            <w:sz w:val="24"/>
            <w:szCs w:val="24"/>
          </w:rPr>
          <w:t>S</w:t>
        </w:r>
      </w:ins>
      <w:ins w:id="339" w:author="Stephens" w:date="2016-11-17T13:44:00Z">
        <w:r w:rsidR="00E17FC7">
          <w:rPr>
            <w:rFonts w:ascii="Times New Roman" w:hAnsi="Times New Roman" w:cs="Times New Roman"/>
            <w:sz w:val="24"/>
            <w:szCs w:val="24"/>
          </w:rPr>
          <w:t>DC</w:t>
        </w:r>
      </w:ins>
      <w:r w:rsidR="0085724D">
        <w:rPr>
          <w:rFonts w:ascii="Times New Roman" w:hAnsi="Times New Roman" w:cs="Times New Roman"/>
          <w:sz w:val="24"/>
          <w:szCs w:val="24"/>
        </w:rPr>
        <w:t xml:space="preserve"> can be calculated for individual fires and summarized for multiple fires over a given area. This allow</w:t>
      </w:r>
      <w:ins w:id="340" w:author="Miller, Jay D -FS" w:date="2016-11-08T11:16:00Z">
        <w:r w:rsidR="00AD497F">
          <w:rPr>
            <w:rFonts w:ascii="Times New Roman" w:hAnsi="Times New Roman" w:cs="Times New Roman"/>
            <w:sz w:val="24"/>
            <w:szCs w:val="24"/>
          </w:rPr>
          <w:t>s</w:t>
        </w:r>
      </w:ins>
      <w:r w:rsidR="0085724D">
        <w:rPr>
          <w:rFonts w:ascii="Times New Roman" w:hAnsi="Times New Roman" w:cs="Times New Roman"/>
          <w:sz w:val="24"/>
          <w:szCs w:val="24"/>
        </w:rPr>
        <w:t xml:space="preserve"> for quant</w:t>
      </w:r>
      <w:ins w:id="341" w:author="Miller, Jay D -FS" w:date="2016-11-04T14:34:00Z">
        <w:r w:rsidR="004B6860">
          <w:rPr>
            <w:rFonts w:ascii="Times New Roman" w:hAnsi="Times New Roman" w:cs="Times New Roman"/>
            <w:sz w:val="24"/>
            <w:szCs w:val="24"/>
          </w:rPr>
          <w:t>it</w:t>
        </w:r>
      </w:ins>
      <w:r w:rsidR="0085724D">
        <w:rPr>
          <w:rFonts w:ascii="Times New Roman" w:hAnsi="Times New Roman" w:cs="Times New Roman"/>
          <w:sz w:val="24"/>
          <w:szCs w:val="24"/>
        </w:rPr>
        <w:t>ative comparisons between individual fires and among regions. Furthermore, patterns of individual fires or aggregations of fires can be assessed relative to desired land management outcomes.</w:t>
      </w:r>
      <w:ins w:id="342" w:author="Miller, Jay D -FS" w:date="2016-11-08T13:05:00Z">
        <w:r w:rsidR="005A7777">
          <w:rPr>
            <w:rFonts w:ascii="Times New Roman" w:hAnsi="Times New Roman" w:cs="Times New Roman"/>
            <w:sz w:val="24"/>
            <w:szCs w:val="24"/>
          </w:rPr>
          <w:t xml:space="preserve"> </w:t>
        </w:r>
        <w:commentRangeStart w:id="343"/>
        <w:r w:rsidR="005A7777">
          <w:rPr>
            <w:rFonts w:ascii="Times New Roman" w:hAnsi="Times New Roman" w:cs="Times New Roman"/>
            <w:sz w:val="24"/>
            <w:szCs w:val="24"/>
          </w:rPr>
          <w:t>For example</w:t>
        </w:r>
      </w:ins>
      <w:ins w:id="344" w:author="Miller, Jay D -FS" w:date="2016-11-08T13:06:00Z">
        <w:r w:rsidR="005A7777">
          <w:rPr>
            <w:rFonts w:ascii="Times New Roman" w:hAnsi="Times New Roman" w:cs="Times New Roman"/>
            <w:sz w:val="24"/>
            <w:szCs w:val="24"/>
          </w:rPr>
          <w:t>, if management objective</w:t>
        </w:r>
      </w:ins>
      <w:ins w:id="345" w:author="Miller, Jay D -FS" w:date="2016-11-08T13:07:00Z">
        <w:r w:rsidR="005A7777">
          <w:rPr>
            <w:rFonts w:ascii="Times New Roman" w:hAnsi="Times New Roman" w:cs="Times New Roman"/>
            <w:sz w:val="24"/>
            <w:szCs w:val="24"/>
          </w:rPr>
          <w:t>s</w:t>
        </w:r>
      </w:ins>
      <w:ins w:id="346" w:author="Miller, Jay D -FS" w:date="2016-11-08T13:06:00Z">
        <w:r w:rsidR="00421164">
          <w:rPr>
            <w:rFonts w:ascii="Times New Roman" w:hAnsi="Times New Roman" w:cs="Times New Roman"/>
            <w:sz w:val="24"/>
            <w:szCs w:val="24"/>
          </w:rPr>
          <w:t xml:space="preserve"> call</w:t>
        </w:r>
        <w:r w:rsidR="005A7777">
          <w:rPr>
            <w:rFonts w:ascii="Times New Roman" w:hAnsi="Times New Roman" w:cs="Times New Roman"/>
            <w:sz w:val="24"/>
            <w:szCs w:val="24"/>
          </w:rPr>
          <w:t xml:space="preserve"> </w:t>
        </w:r>
      </w:ins>
      <w:ins w:id="347" w:author="Miller, Jay D -FS" w:date="2016-11-08T13:09:00Z">
        <w:r w:rsidR="005A7777">
          <w:rPr>
            <w:rFonts w:ascii="Times New Roman" w:hAnsi="Times New Roman" w:cs="Times New Roman"/>
            <w:sz w:val="24"/>
            <w:szCs w:val="24"/>
          </w:rPr>
          <w:t xml:space="preserve">for </w:t>
        </w:r>
      </w:ins>
      <w:ins w:id="348" w:author="Miller, Jay D -FS" w:date="2016-11-08T13:12:00Z">
        <w:r w:rsidR="005A7777">
          <w:rPr>
            <w:rFonts w:ascii="Times New Roman" w:hAnsi="Times New Roman" w:cs="Times New Roman"/>
            <w:sz w:val="24"/>
            <w:szCs w:val="24"/>
          </w:rPr>
          <w:t>establishment</w:t>
        </w:r>
      </w:ins>
      <w:ins w:id="349" w:author="Miller, Jay D -FS" w:date="2016-11-08T13:11:00Z">
        <w:r w:rsidR="005A7777">
          <w:rPr>
            <w:rFonts w:ascii="Times New Roman" w:hAnsi="Times New Roman" w:cs="Times New Roman"/>
            <w:sz w:val="24"/>
            <w:szCs w:val="24"/>
          </w:rPr>
          <w:t xml:space="preserve"> of </w:t>
        </w:r>
      </w:ins>
      <w:ins w:id="350" w:author="Miller, Jay D -FS" w:date="2016-11-08T13:17:00Z">
        <w:r w:rsidR="00E37E3D">
          <w:rPr>
            <w:rFonts w:ascii="Times New Roman" w:hAnsi="Times New Roman" w:cs="Times New Roman"/>
            <w:sz w:val="24"/>
            <w:szCs w:val="24"/>
          </w:rPr>
          <w:t xml:space="preserve">some proportion </w:t>
        </w:r>
      </w:ins>
      <w:ins w:id="351" w:author="Miller, Jay D -FS" w:date="2016-11-08T13:18:00Z">
        <w:r w:rsidR="00E37E3D">
          <w:rPr>
            <w:rFonts w:ascii="Times New Roman" w:hAnsi="Times New Roman" w:cs="Times New Roman"/>
            <w:sz w:val="24"/>
            <w:szCs w:val="24"/>
          </w:rPr>
          <w:t xml:space="preserve">(say 10%) </w:t>
        </w:r>
      </w:ins>
      <w:ins w:id="352" w:author="Miller, Jay D -FS" w:date="2016-11-08T13:17:00Z">
        <w:r w:rsidR="00E37E3D">
          <w:rPr>
            <w:rFonts w:ascii="Times New Roman" w:hAnsi="Times New Roman" w:cs="Times New Roman"/>
            <w:sz w:val="24"/>
            <w:szCs w:val="24"/>
          </w:rPr>
          <w:t xml:space="preserve">of high severity areas to be maintained in a </w:t>
        </w:r>
      </w:ins>
      <w:ins w:id="353" w:author="Miller, Jay D -FS" w:date="2016-11-08T13:12:00Z">
        <w:r w:rsidR="005A7777">
          <w:rPr>
            <w:rFonts w:ascii="Times New Roman" w:hAnsi="Times New Roman" w:cs="Times New Roman"/>
            <w:sz w:val="24"/>
            <w:szCs w:val="24"/>
          </w:rPr>
          <w:t>long</w:t>
        </w:r>
      </w:ins>
      <w:ins w:id="354" w:author="Miller, Jay D -FS" w:date="2016-11-08T13:24:00Z">
        <w:r w:rsidR="00E37E3D">
          <w:rPr>
            <w:rFonts w:ascii="Times New Roman" w:hAnsi="Times New Roman" w:cs="Times New Roman"/>
            <w:sz w:val="24"/>
            <w:szCs w:val="24"/>
          </w:rPr>
          <w:t>er</w:t>
        </w:r>
      </w:ins>
      <w:ins w:id="355" w:author="Miller, Jay D -FS" w:date="2016-11-08T13:12:00Z">
        <w:r w:rsidR="005A7777">
          <w:rPr>
            <w:rFonts w:ascii="Times New Roman" w:hAnsi="Times New Roman" w:cs="Times New Roman"/>
            <w:sz w:val="24"/>
            <w:szCs w:val="24"/>
          </w:rPr>
          <w:t xml:space="preserve">-term </w:t>
        </w:r>
      </w:ins>
      <w:ins w:id="356" w:author="Miller, Jay D -FS" w:date="2016-11-08T13:11:00Z">
        <w:r w:rsidR="00E37E3D">
          <w:rPr>
            <w:rFonts w:ascii="Times New Roman" w:hAnsi="Times New Roman" w:cs="Times New Roman"/>
            <w:sz w:val="24"/>
            <w:szCs w:val="24"/>
          </w:rPr>
          <w:t>early seral condition</w:t>
        </w:r>
      </w:ins>
      <w:ins w:id="357" w:author="Miller, Jay D -FS" w:date="2016-11-08T13:13:00Z">
        <w:r w:rsidR="005A7777">
          <w:rPr>
            <w:rFonts w:ascii="Times New Roman" w:hAnsi="Times New Roman" w:cs="Times New Roman"/>
            <w:sz w:val="24"/>
            <w:szCs w:val="24"/>
          </w:rPr>
          <w:t>, then</w:t>
        </w:r>
      </w:ins>
      <w:ins w:id="358" w:author="Miller, Jay D -FS" w:date="2016-11-08T13:14:00Z">
        <w:r w:rsidR="005A7777">
          <w:rPr>
            <w:rFonts w:ascii="Times New Roman" w:hAnsi="Times New Roman" w:cs="Times New Roman"/>
            <w:sz w:val="24"/>
            <w:szCs w:val="24"/>
          </w:rPr>
          <w:t xml:space="preserve"> </w:t>
        </w:r>
      </w:ins>
      <w:ins w:id="359" w:author="Miller, Jay D -FS" w:date="2016-11-08T13:22:00Z">
        <w:r w:rsidR="00E37E3D">
          <w:rPr>
            <w:rFonts w:ascii="Times New Roman" w:hAnsi="Times New Roman" w:cs="Times New Roman"/>
            <w:sz w:val="24"/>
            <w:szCs w:val="24"/>
          </w:rPr>
          <w:t xml:space="preserve">a </w:t>
        </w:r>
      </w:ins>
      <w:ins w:id="360" w:author="Miller, Jay D -FS" w:date="2016-11-08T13:21:00Z">
        <w:del w:id="361" w:author="Stephens" w:date="2016-11-17T13:27:00Z">
          <w:r w:rsidR="00E37E3D" w:rsidDel="00820409">
            <w:rPr>
              <w:rFonts w:ascii="Times New Roman" w:hAnsi="Times New Roman" w:cs="Times New Roman"/>
              <w:sz w:val="24"/>
              <w:szCs w:val="24"/>
            </w:rPr>
            <w:delText xml:space="preserve">of </w:delText>
          </w:r>
        </w:del>
      </w:ins>
      <w:ins w:id="362" w:author="Miller, Jay D -FS" w:date="2016-11-08T13:16:00Z">
        <w:del w:id="363" w:author="Stephens" w:date="2016-11-17T13:27:00Z">
          <w:r w:rsidR="00E37E3D" w:rsidDel="00820409">
            <w:rPr>
              <w:rFonts w:ascii="Times New Roman" w:hAnsi="Times New Roman" w:cs="Times New Roman"/>
              <w:sz w:val="24"/>
              <w:szCs w:val="24"/>
            </w:rPr>
            <w:delText>q</w:delText>
          </w:r>
        </w:del>
      </w:ins>
      <w:ins w:id="364" w:author="Stephens" w:date="2016-11-17T13:27:00Z">
        <w:r w:rsidR="00820409">
          <w:rPr>
            <w:rFonts w:ascii="Times New Roman" w:hAnsi="Times New Roman" w:cs="Times New Roman"/>
            <w:sz w:val="24"/>
            <w:szCs w:val="24"/>
          </w:rPr>
          <w:t>S</w:t>
        </w:r>
      </w:ins>
      <w:ins w:id="365" w:author="Stephens" w:date="2016-11-17T13:44:00Z">
        <w:r w:rsidR="00E17FC7">
          <w:rPr>
            <w:rFonts w:ascii="Times New Roman" w:hAnsi="Times New Roman" w:cs="Times New Roman"/>
            <w:sz w:val="24"/>
            <w:szCs w:val="24"/>
          </w:rPr>
          <w:t>DC</w:t>
        </w:r>
      </w:ins>
      <w:ins w:id="366" w:author="Stephens" w:date="2016-11-17T13:27:00Z">
        <w:r w:rsidR="00820409">
          <w:rPr>
            <w:rFonts w:ascii="Times New Roman" w:hAnsi="Times New Roman" w:cs="Times New Roman"/>
            <w:sz w:val="24"/>
            <w:szCs w:val="24"/>
          </w:rPr>
          <w:t xml:space="preserve"> of</w:t>
        </w:r>
      </w:ins>
      <w:ins w:id="367" w:author="Miller, Jay D -FS" w:date="2016-11-08T13:16:00Z">
        <w:del w:id="368" w:author="Stephens" w:date="2016-11-17T13:27:00Z">
          <w:r w:rsidR="00E37E3D" w:rsidDel="00820409">
            <w:rPr>
              <w:rFonts w:ascii="Times New Roman" w:hAnsi="Times New Roman" w:cs="Times New Roman"/>
              <w:sz w:val="24"/>
              <w:szCs w:val="24"/>
            </w:rPr>
            <w:delText xml:space="preserve"> </w:delText>
          </w:r>
        </w:del>
      </w:ins>
      <w:ins w:id="369" w:author="Miller, Jay D -FS" w:date="2016-11-08T13:19:00Z">
        <w:del w:id="370" w:author="Stephens" w:date="2016-11-17T13:27:00Z">
          <w:r w:rsidR="00421164" w:rsidDel="00820409">
            <w:rPr>
              <w:rFonts w:ascii="Times New Roman" w:hAnsi="Times New Roman" w:cs="Times New Roman"/>
              <w:sz w:val="24"/>
              <w:szCs w:val="24"/>
            </w:rPr>
            <w:delText>=</w:delText>
          </w:r>
        </w:del>
        <w:r w:rsidR="00E37E3D">
          <w:rPr>
            <w:rFonts w:ascii="Times New Roman" w:hAnsi="Times New Roman" w:cs="Times New Roman"/>
            <w:sz w:val="24"/>
            <w:szCs w:val="24"/>
          </w:rPr>
          <w:t xml:space="preserve"> </w:t>
        </w:r>
      </w:ins>
      <w:ins w:id="371" w:author="Miller, Jay D -FS" w:date="2016-11-08T13:20:00Z">
        <w:r w:rsidR="00E37E3D">
          <w:rPr>
            <w:rFonts w:ascii="Times New Roman" w:hAnsi="Times New Roman" w:cs="Times New Roman"/>
            <w:sz w:val="24"/>
            <w:szCs w:val="24"/>
          </w:rPr>
          <w:t xml:space="preserve">0.0083 </w:t>
        </w:r>
      </w:ins>
      <w:ins w:id="372" w:author="Miller, Jay D -FS" w:date="2016-11-08T13:16:00Z">
        <w:r w:rsidR="00E37E3D">
          <w:rPr>
            <w:rFonts w:ascii="Times New Roman" w:hAnsi="Times New Roman" w:cs="Times New Roman"/>
            <w:sz w:val="24"/>
            <w:szCs w:val="24"/>
          </w:rPr>
          <w:t xml:space="preserve">could be </w:t>
        </w:r>
      </w:ins>
      <w:ins w:id="373" w:author="Miller, Jay D -FS" w:date="2016-11-09T09:09:00Z">
        <w:r w:rsidR="003915C4">
          <w:rPr>
            <w:rFonts w:ascii="Times New Roman" w:hAnsi="Times New Roman" w:cs="Times New Roman"/>
            <w:sz w:val="24"/>
            <w:szCs w:val="24"/>
          </w:rPr>
          <w:t>us</w:t>
        </w:r>
      </w:ins>
      <w:ins w:id="374" w:author="Miller, Jay D -FS" w:date="2016-11-08T13:16:00Z">
        <w:r w:rsidR="00E37E3D">
          <w:rPr>
            <w:rFonts w:ascii="Times New Roman" w:hAnsi="Times New Roman" w:cs="Times New Roman"/>
            <w:sz w:val="24"/>
            <w:szCs w:val="24"/>
          </w:rPr>
          <w:t xml:space="preserve">ed </w:t>
        </w:r>
      </w:ins>
      <w:ins w:id="375" w:author="Miller, Jay D -FS" w:date="2016-11-09T09:09:00Z">
        <w:r w:rsidR="003915C4">
          <w:rPr>
            <w:rFonts w:ascii="Times New Roman" w:hAnsi="Times New Roman" w:cs="Times New Roman"/>
            <w:sz w:val="24"/>
            <w:szCs w:val="24"/>
          </w:rPr>
          <w:t>as a target threshold (</w:t>
        </w:r>
      </w:ins>
      <w:ins w:id="376" w:author="Miller, Jay D -FS" w:date="2016-11-08T13:20:00Z">
        <w:r w:rsidR="00E37E3D">
          <w:rPr>
            <w:rFonts w:ascii="Times New Roman" w:hAnsi="Times New Roman" w:cs="Times New Roman"/>
            <w:sz w:val="24"/>
            <w:szCs w:val="24"/>
          </w:rPr>
          <w:t>based upon a</w:t>
        </w:r>
      </w:ins>
      <w:ins w:id="377" w:author="Miller, Jay D -FS" w:date="2016-11-08T13:16:00Z">
        <w:r w:rsidR="00E37E3D">
          <w:rPr>
            <w:rFonts w:ascii="Times New Roman" w:hAnsi="Times New Roman" w:cs="Times New Roman"/>
            <w:sz w:val="24"/>
            <w:szCs w:val="24"/>
          </w:rPr>
          <w:t xml:space="preserve"> </w:t>
        </w:r>
      </w:ins>
      <w:ins w:id="378" w:author="Miller, Jay D -FS" w:date="2016-11-08T13:20:00Z">
        <w:r w:rsidR="00E37E3D">
          <w:rPr>
            <w:rFonts w:ascii="Times New Roman" w:hAnsi="Times New Roman" w:cs="Times New Roman"/>
            <w:sz w:val="24"/>
            <w:szCs w:val="24"/>
          </w:rPr>
          <w:t xml:space="preserve">120m </w:t>
        </w:r>
      </w:ins>
      <w:ins w:id="379" w:author="Miller, Jay D -FS" w:date="2016-11-08T13:19:00Z">
        <w:r w:rsidR="00E37E3D">
          <w:rPr>
            <w:rFonts w:ascii="Times New Roman" w:hAnsi="Times New Roman" w:cs="Times New Roman"/>
            <w:sz w:val="24"/>
            <w:szCs w:val="24"/>
          </w:rPr>
          <w:t>distance</w:t>
        </w:r>
      </w:ins>
      <w:ins w:id="380" w:author="Miller, Jay D -FS" w:date="2016-11-08T13:07:00Z">
        <w:r w:rsidR="005A7777">
          <w:rPr>
            <w:rFonts w:ascii="Times New Roman" w:hAnsi="Times New Roman" w:cs="Times New Roman"/>
            <w:sz w:val="24"/>
            <w:szCs w:val="24"/>
          </w:rPr>
          <w:t xml:space="preserve"> from the edge of high severity patches</w:t>
        </w:r>
      </w:ins>
      <w:ins w:id="381" w:author="Miller, Jay D -FS" w:date="2016-11-08T13:21:00Z">
        <w:r w:rsidR="00421164">
          <w:rPr>
            <w:rFonts w:ascii="Times New Roman" w:hAnsi="Times New Roman" w:cs="Times New Roman"/>
            <w:sz w:val="24"/>
            <w:szCs w:val="24"/>
          </w:rPr>
          <w:t xml:space="preserve"> that </w:t>
        </w:r>
      </w:ins>
      <w:ins w:id="382" w:author="Miller, Jay D -FS" w:date="2016-11-09T09:10:00Z">
        <w:r w:rsidR="003915C4">
          <w:rPr>
            <w:rFonts w:ascii="Times New Roman" w:hAnsi="Times New Roman" w:cs="Times New Roman"/>
            <w:sz w:val="24"/>
            <w:szCs w:val="24"/>
          </w:rPr>
          <w:t xml:space="preserve">estimates the </w:t>
        </w:r>
      </w:ins>
      <w:ins w:id="383" w:author="Miller, Jay D -FS" w:date="2016-11-08T13:21:00Z">
        <w:r w:rsidR="00E37E3D">
          <w:rPr>
            <w:rFonts w:ascii="Times New Roman" w:hAnsi="Times New Roman" w:cs="Times New Roman"/>
            <w:sz w:val="24"/>
            <w:szCs w:val="24"/>
          </w:rPr>
          <w:t xml:space="preserve">distance to </w:t>
        </w:r>
      </w:ins>
      <w:ins w:id="384" w:author="Miller, Jay D -FS" w:date="2016-11-09T09:05:00Z">
        <w:r w:rsidR="00421164">
          <w:rPr>
            <w:rFonts w:ascii="Times New Roman" w:hAnsi="Times New Roman" w:cs="Times New Roman"/>
            <w:sz w:val="24"/>
            <w:szCs w:val="24"/>
          </w:rPr>
          <w:t xml:space="preserve">the </w:t>
        </w:r>
      </w:ins>
      <w:ins w:id="385" w:author="Miller, Jay D -FS" w:date="2016-11-09T09:04:00Z">
        <w:r w:rsidR="00421164">
          <w:rPr>
            <w:rFonts w:ascii="Times New Roman" w:hAnsi="Times New Roman" w:cs="Times New Roman"/>
            <w:sz w:val="24"/>
            <w:szCs w:val="24"/>
          </w:rPr>
          <w:t xml:space="preserve">nearest </w:t>
        </w:r>
      </w:ins>
      <w:ins w:id="386" w:author="Miller, Jay D -FS" w:date="2016-11-08T13:21:00Z">
        <w:r w:rsidR="00421164">
          <w:rPr>
            <w:rFonts w:ascii="Times New Roman" w:hAnsi="Times New Roman" w:cs="Times New Roman"/>
            <w:sz w:val="24"/>
            <w:szCs w:val="24"/>
          </w:rPr>
          <w:t>seed source</w:t>
        </w:r>
      </w:ins>
      <w:ins w:id="387" w:author="Miller, Jay D -FS" w:date="2016-11-09T09:10:00Z">
        <w:r w:rsidR="003915C4">
          <w:rPr>
            <w:rFonts w:ascii="Times New Roman" w:hAnsi="Times New Roman" w:cs="Times New Roman"/>
            <w:sz w:val="24"/>
            <w:szCs w:val="24"/>
          </w:rPr>
          <w:t>)</w:t>
        </w:r>
      </w:ins>
      <w:ins w:id="388" w:author="Miller, Jay D -FS" w:date="2016-11-08T13:19:00Z">
        <w:r w:rsidR="00E37E3D">
          <w:rPr>
            <w:rFonts w:ascii="Times New Roman" w:hAnsi="Times New Roman" w:cs="Times New Roman"/>
            <w:sz w:val="24"/>
            <w:szCs w:val="24"/>
          </w:rPr>
          <w:t>.</w:t>
        </w:r>
      </w:ins>
      <w:commentRangeEnd w:id="343"/>
      <w:ins w:id="389" w:author="Miller, Jay D -FS" w:date="2016-11-08T13:24:00Z">
        <w:r w:rsidR="00E37E3D">
          <w:rPr>
            <w:rStyle w:val="CommentReference"/>
          </w:rPr>
          <w:commentReference w:id="343"/>
        </w:r>
      </w:ins>
      <w:ins w:id="390" w:author="Miller, Jay D -FS" w:date="2016-11-08T13:07:00Z">
        <w:r w:rsidR="005A7777">
          <w:rPr>
            <w:rFonts w:ascii="Times New Roman" w:hAnsi="Times New Roman" w:cs="Times New Roman"/>
            <w:sz w:val="24"/>
            <w:szCs w:val="24"/>
          </w:rPr>
          <w:t xml:space="preserve"> </w:t>
        </w:r>
      </w:ins>
      <w:ins w:id="391" w:author="Miller, Jay D -FS" w:date="2016-11-08T13:06:00Z">
        <w:r w:rsidR="005A7777">
          <w:rPr>
            <w:rFonts w:ascii="Times New Roman" w:hAnsi="Times New Roman" w:cs="Times New Roman"/>
            <w:sz w:val="24"/>
            <w:szCs w:val="24"/>
          </w:rPr>
          <w:t xml:space="preserve"> </w:t>
        </w:r>
      </w:ins>
      <w:r w:rsidR="0085724D">
        <w:rPr>
          <w:rFonts w:ascii="Times New Roman" w:hAnsi="Times New Roman" w:cs="Times New Roman"/>
          <w:sz w:val="24"/>
          <w:szCs w:val="24"/>
        </w:rPr>
        <w:t xml:space="preserve">  </w:t>
      </w:r>
    </w:p>
    <w:p w14:paraId="4EB6540C" w14:textId="117790C0" w:rsidR="0085724D" w:rsidDel="00AD497F" w:rsidRDefault="00AD497F" w:rsidP="00453394">
      <w:pPr>
        <w:spacing w:after="0" w:line="480" w:lineRule="auto"/>
        <w:rPr>
          <w:del w:id="392" w:author="Miller, Jay D -FS" w:date="2016-11-08T11:16:00Z"/>
          <w:rFonts w:ascii="Times New Roman" w:hAnsi="Times New Roman" w:cs="Times New Roman"/>
          <w:sz w:val="24"/>
          <w:szCs w:val="24"/>
        </w:rPr>
      </w:pPr>
      <w:ins w:id="393" w:author="Miller, Jay D -FS" w:date="2016-11-08T11:21:00Z">
        <w:r>
          <w:rPr>
            <w:rFonts w:ascii="Times New Roman" w:hAnsi="Times New Roman" w:cs="Times New Roman"/>
            <w:sz w:val="24"/>
            <w:szCs w:val="24"/>
          </w:rPr>
          <w:tab/>
        </w:r>
      </w:ins>
      <w:commentRangeStart w:id="394"/>
      <w:del w:id="395" w:author="Miller, Jay D -FS" w:date="2016-11-08T11:16:00Z">
        <w:r w:rsidR="0085724D" w:rsidDel="00AD497F">
          <w:rPr>
            <w:rFonts w:ascii="Times New Roman" w:hAnsi="Times New Roman" w:cs="Times New Roman"/>
            <w:sz w:val="24"/>
            <w:szCs w:val="24"/>
          </w:rPr>
          <w:delText>We may never know the appropriate distribution for a given forest type and/or that was likely not static over time</w:delText>
        </w:r>
      </w:del>
    </w:p>
    <w:p w14:paraId="7BA1C3EF" w14:textId="36128D2F" w:rsidR="00907A2F" w:rsidDel="001F2581" w:rsidRDefault="00907A2F" w:rsidP="00453394">
      <w:pPr>
        <w:spacing w:after="0" w:line="480" w:lineRule="auto"/>
        <w:rPr>
          <w:del w:id="396" w:author="Miller, Jay D -FS" w:date="2016-11-08T11:11:00Z"/>
          <w:rFonts w:ascii="Times New Roman" w:hAnsi="Times New Roman" w:cs="Times New Roman"/>
          <w:sz w:val="24"/>
          <w:szCs w:val="24"/>
        </w:rPr>
      </w:pPr>
      <w:del w:id="397" w:author="Miller, Jay D -FS" w:date="2016-11-08T11:11:00Z">
        <w:r w:rsidDel="001F2581">
          <w:rPr>
            <w:rFonts w:ascii="Times New Roman" w:hAnsi="Times New Roman" w:cs="Times New Roman"/>
            <w:sz w:val="24"/>
            <w:szCs w:val="24"/>
          </w:rPr>
          <w:delText>Small stand-replacing patches are increasingly recognized as an important aspect of how low-severity fires maintained heterogeneity, and ultimately resilience.</w:delText>
        </w:r>
      </w:del>
    </w:p>
    <w:p w14:paraId="4634F549" w14:textId="5CA7AC30" w:rsidR="00DD0341" w:rsidRDefault="00D14DDA" w:rsidP="00453394">
      <w:pPr>
        <w:spacing w:after="0" w:line="480" w:lineRule="auto"/>
        <w:rPr>
          <w:rFonts w:ascii="Times New Roman" w:hAnsi="Times New Roman" w:cs="Times New Roman"/>
          <w:sz w:val="24"/>
          <w:szCs w:val="24"/>
        </w:rPr>
      </w:pPr>
      <w:r w:rsidRPr="00D14DDA">
        <w:rPr>
          <w:rFonts w:ascii="Times New Roman" w:hAnsi="Times New Roman" w:cs="Times New Roman"/>
          <w:sz w:val="24"/>
          <w:szCs w:val="24"/>
        </w:rPr>
        <w:t>While we</w:t>
      </w:r>
      <w:ins w:id="398" w:author="Malcolm North" w:date="2016-11-18T11:05:00Z">
        <w:r w:rsidR="00E312AC">
          <w:rPr>
            <w:rFonts w:ascii="Times New Roman" w:hAnsi="Times New Roman" w:cs="Times New Roman"/>
            <w:sz w:val="24"/>
            <w:szCs w:val="24"/>
          </w:rPr>
          <w:t>’ve</w:t>
        </w:r>
      </w:ins>
      <w:r w:rsidRPr="00D14DDA">
        <w:rPr>
          <w:rFonts w:ascii="Times New Roman" w:hAnsi="Times New Roman" w:cs="Times New Roman"/>
          <w:sz w:val="24"/>
          <w:szCs w:val="24"/>
        </w:rPr>
        <w:t xml:space="preserve"> focus</w:t>
      </w:r>
      <w:ins w:id="399" w:author="Malcolm North" w:date="2016-11-18T11:05:00Z">
        <w:r w:rsidR="00E312AC">
          <w:rPr>
            <w:rFonts w:ascii="Times New Roman" w:hAnsi="Times New Roman" w:cs="Times New Roman"/>
            <w:sz w:val="24"/>
            <w:szCs w:val="24"/>
          </w:rPr>
          <w:t>ed</w:t>
        </w:r>
      </w:ins>
      <w:r w:rsidRPr="00D14DDA">
        <w:rPr>
          <w:rFonts w:ascii="Times New Roman" w:hAnsi="Times New Roman" w:cs="Times New Roman"/>
          <w:sz w:val="24"/>
          <w:szCs w:val="24"/>
        </w:rPr>
        <w:t xml:space="preserve"> on </w:t>
      </w:r>
      <w:del w:id="400" w:author="Miller, Jay D -FS" w:date="2016-11-08T13:30:00Z">
        <w:r w:rsidRPr="00D14DDA" w:rsidDel="00FD4007">
          <w:rPr>
            <w:rFonts w:ascii="Times New Roman" w:hAnsi="Times New Roman" w:cs="Times New Roman"/>
            <w:sz w:val="24"/>
            <w:szCs w:val="24"/>
          </w:rPr>
          <w:delText xml:space="preserve">the </w:delText>
        </w:r>
      </w:del>
      <w:del w:id="401" w:author="Malcolm North" w:date="2016-11-18T11:05:00Z">
        <w:r w:rsidRPr="00D14DDA" w:rsidDel="00E312AC">
          <w:rPr>
            <w:rFonts w:ascii="Times New Roman" w:hAnsi="Times New Roman" w:cs="Times New Roman"/>
            <w:sz w:val="24"/>
            <w:szCs w:val="24"/>
          </w:rPr>
          <w:delText>“mixed-severity” class</w:delText>
        </w:r>
      </w:del>
      <w:ins w:id="402" w:author="Miller, Jay D -FS" w:date="2016-11-08T11:10:00Z">
        <w:del w:id="403" w:author="Malcolm North" w:date="2016-11-18T11:05:00Z">
          <w:r w:rsidR="001F2581" w:rsidDel="00E312AC">
            <w:rPr>
              <w:rFonts w:ascii="Times New Roman" w:hAnsi="Times New Roman" w:cs="Times New Roman"/>
              <w:sz w:val="24"/>
              <w:szCs w:val="24"/>
            </w:rPr>
            <w:delText>fires</w:delText>
          </w:r>
        </w:del>
      </w:ins>
      <w:ins w:id="404" w:author="Malcolm North" w:date="2016-11-18T11:05:00Z">
        <w:r w:rsidR="00E312AC">
          <w:rPr>
            <w:rFonts w:ascii="Times New Roman" w:hAnsi="Times New Roman" w:cs="Times New Roman"/>
            <w:sz w:val="24"/>
            <w:szCs w:val="24"/>
          </w:rPr>
          <w:t>western conifer forests</w:t>
        </w:r>
      </w:ins>
      <w:r w:rsidRPr="00D14DDA">
        <w:rPr>
          <w:rFonts w:ascii="Times New Roman" w:hAnsi="Times New Roman" w:cs="Times New Roman"/>
          <w:sz w:val="24"/>
          <w:szCs w:val="24"/>
        </w:rPr>
        <w:t xml:space="preserve">, our approach may </w:t>
      </w:r>
      <w:ins w:id="405" w:author="Miller, Jay D -FS" w:date="2016-11-09T09:22:00Z">
        <w:r w:rsidR="00890197">
          <w:rPr>
            <w:rFonts w:ascii="Times New Roman" w:hAnsi="Times New Roman" w:cs="Times New Roman"/>
            <w:sz w:val="24"/>
            <w:szCs w:val="24"/>
          </w:rPr>
          <w:t xml:space="preserve">also </w:t>
        </w:r>
      </w:ins>
      <w:r w:rsidRPr="00D14DDA">
        <w:rPr>
          <w:rFonts w:ascii="Times New Roman" w:hAnsi="Times New Roman" w:cs="Times New Roman"/>
          <w:sz w:val="24"/>
          <w:szCs w:val="24"/>
        </w:rPr>
        <w:t xml:space="preserve">have </w:t>
      </w:r>
      <w:ins w:id="406" w:author="Malcolm North" w:date="2016-11-18T11:06:00Z">
        <w:r w:rsidR="00E312AC">
          <w:rPr>
            <w:rFonts w:ascii="Times New Roman" w:hAnsi="Times New Roman" w:cs="Times New Roman"/>
            <w:sz w:val="24"/>
            <w:szCs w:val="24"/>
          </w:rPr>
          <w:t xml:space="preserve">global </w:t>
        </w:r>
      </w:ins>
      <w:r w:rsidRPr="00D14DDA">
        <w:rPr>
          <w:rFonts w:ascii="Times New Roman" w:hAnsi="Times New Roman" w:cs="Times New Roman"/>
          <w:sz w:val="24"/>
          <w:szCs w:val="24"/>
        </w:rPr>
        <w:t>application</w:t>
      </w:r>
      <w:del w:id="407" w:author="Miller, Jay D -FS" w:date="2016-11-08T11:10:00Z">
        <w:r w:rsidRPr="00D14DDA" w:rsidDel="001F2581">
          <w:rPr>
            <w:rFonts w:ascii="Times New Roman" w:hAnsi="Times New Roman" w:cs="Times New Roman"/>
            <w:sz w:val="24"/>
            <w:szCs w:val="24"/>
          </w:rPr>
          <w:delText>s</w:delText>
        </w:r>
      </w:del>
      <w:r w:rsidRPr="00D14DDA">
        <w:rPr>
          <w:rFonts w:ascii="Times New Roman" w:hAnsi="Times New Roman" w:cs="Times New Roman"/>
          <w:sz w:val="24"/>
          <w:szCs w:val="24"/>
        </w:rPr>
        <w:t xml:space="preserve"> </w:t>
      </w:r>
      <w:ins w:id="408" w:author="Malcolm North" w:date="2016-11-18T11:06:00Z">
        <w:r w:rsidR="00E312AC">
          <w:rPr>
            <w:rFonts w:ascii="Times New Roman" w:hAnsi="Times New Roman" w:cs="Times New Roman"/>
            <w:sz w:val="24"/>
            <w:szCs w:val="24"/>
          </w:rPr>
          <w:t xml:space="preserve">to other forest types with mixed-severity </w:t>
        </w:r>
      </w:ins>
      <w:del w:id="409" w:author="Malcolm North" w:date="2016-11-18T11:06:00Z">
        <w:r w:rsidRPr="00D14DDA" w:rsidDel="00E312AC">
          <w:rPr>
            <w:rFonts w:ascii="Times New Roman" w:hAnsi="Times New Roman" w:cs="Times New Roman"/>
            <w:sz w:val="24"/>
            <w:szCs w:val="24"/>
          </w:rPr>
          <w:delText xml:space="preserve">across </w:delText>
        </w:r>
      </w:del>
      <w:del w:id="410" w:author="Malcolm North" w:date="2016-11-18T10:31:00Z">
        <w:r w:rsidRPr="00D14DDA" w:rsidDel="00873F8D">
          <w:rPr>
            <w:rFonts w:ascii="Times New Roman" w:hAnsi="Times New Roman" w:cs="Times New Roman"/>
            <w:sz w:val="24"/>
            <w:szCs w:val="24"/>
          </w:rPr>
          <w:delText xml:space="preserve">the </w:delText>
        </w:r>
      </w:del>
      <w:del w:id="411" w:author="Malcolm North" w:date="2016-11-18T11:06:00Z">
        <w:r w:rsidRPr="00D14DDA" w:rsidDel="00E312AC">
          <w:rPr>
            <w:rFonts w:ascii="Times New Roman" w:hAnsi="Times New Roman" w:cs="Times New Roman"/>
            <w:sz w:val="24"/>
            <w:szCs w:val="24"/>
          </w:rPr>
          <w:delText xml:space="preserve">spectrum </w:delText>
        </w:r>
        <w:r w:rsidRPr="00D14DDA" w:rsidDel="00E312AC">
          <w:rPr>
            <w:rFonts w:ascii="Times New Roman" w:hAnsi="Times New Roman" w:cs="Times New Roman"/>
            <w:sz w:val="24"/>
            <w:szCs w:val="24"/>
          </w:rPr>
          <w:lastRenderedPageBreak/>
          <w:delText xml:space="preserve">of </w:delText>
        </w:r>
      </w:del>
      <w:r w:rsidRPr="00D14DDA">
        <w:rPr>
          <w:rFonts w:ascii="Times New Roman" w:hAnsi="Times New Roman" w:cs="Times New Roman"/>
          <w:sz w:val="24"/>
          <w:szCs w:val="24"/>
        </w:rPr>
        <w:t>fire regime</w:t>
      </w:r>
      <w:ins w:id="412" w:author="Malcolm North" w:date="2016-11-18T11:07:00Z">
        <w:r w:rsidR="00E312AC">
          <w:rPr>
            <w:rFonts w:ascii="Times New Roman" w:hAnsi="Times New Roman" w:cs="Times New Roman"/>
            <w:sz w:val="24"/>
            <w:szCs w:val="24"/>
          </w:rPr>
          <w:t>s</w:t>
        </w:r>
      </w:ins>
      <w:commentRangeStart w:id="413"/>
      <w:del w:id="414" w:author="Malcolm North" w:date="2016-11-18T11:06:00Z">
        <w:r w:rsidRPr="00D14DDA" w:rsidDel="00E312AC">
          <w:rPr>
            <w:rFonts w:ascii="Times New Roman" w:hAnsi="Times New Roman" w:cs="Times New Roman"/>
            <w:sz w:val="24"/>
            <w:szCs w:val="24"/>
          </w:rPr>
          <w:delText xml:space="preserve"> types</w:delText>
        </w:r>
      </w:del>
      <w:ins w:id="415" w:author="Stephens" w:date="2016-11-17T13:27:00Z">
        <w:del w:id="416" w:author="Malcolm North" w:date="2016-11-18T11:06:00Z">
          <w:r w:rsidR="00820409" w:rsidDel="00E312AC">
            <w:rPr>
              <w:rFonts w:ascii="Times New Roman" w:hAnsi="Times New Roman" w:cs="Times New Roman"/>
              <w:sz w:val="24"/>
              <w:szCs w:val="24"/>
            </w:rPr>
            <w:delText xml:space="preserve"> across the globe</w:delText>
          </w:r>
        </w:del>
      </w:ins>
      <w:r>
        <w:rPr>
          <w:rFonts w:ascii="Times New Roman" w:hAnsi="Times New Roman" w:cs="Times New Roman"/>
          <w:sz w:val="24"/>
          <w:szCs w:val="24"/>
        </w:rPr>
        <w:t>.</w:t>
      </w:r>
      <w:r w:rsidRPr="00D14DDA">
        <w:rPr>
          <w:rFonts w:ascii="Times New Roman" w:hAnsi="Times New Roman" w:cs="Times New Roman"/>
          <w:sz w:val="24"/>
          <w:szCs w:val="24"/>
        </w:rPr>
        <w:t xml:space="preserve"> </w:t>
      </w:r>
      <w:commentRangeEnd w:id="394"/>
      <w:r w:rsidR="00873F8D">
        <w:rPr>
          <w:rStyle w:val="CommentReference"/>
        </w:rPr>
        <w:commentReference w:id="394"/>
      </w:r>
      <w:commentRangeEnd w:id="413"/>
      <w:r w:rsidR="00E312AC">
        <w:rPr>
          <w:rStyle w:val="CommentReference"/>
        </w:rPr>
        <w:commentReference w:id="413"/>
      </w:r>
      <w:ins w:id="417" w:author="Malcolm North" w:date="2016-11-18T10:32:00Z">
        <w:r w:rsidR="00873F8D">
          <w:rPr>
            <w:rFonts w:ascii="Times New Roman" w:hAnsi="Times New Roman" w:cs="Times New Roman"/>
            <w:sz w:val="24"/>
            <w:szCs w:val="24"/>
          </w:rPr>
          <w:t xml:space="preserve"> </w:t>
        </w:r>
      </w:ins>
      <w:ins w:id="418" w:author="Malcolm North" w:date="2016-11-18T10:43:00Z">
        <w:r w:rsidR="002B258A">
          <w:rPr>
            <w:rFonts w:ascii="Times New Roman" w:hAnsi="Times New Roman" w:cs="Times New Roman"/>
            <w:sz w:val="24"/>
            <w:szCs w:val="24"/>
          </w:rPr>
          <w:t>An important ecological effect of fires</w:t>
        </w:r>
      </w:ins>
      <w:ins w:id="419" w:author="Malcolm North" w:date="2016-11-18T10:49:00Z">
        <w:r w:rsidR="002B258A">
          <w:rPr>
            <w:rFonts w:ascii="Times New Roman" w:hAnsi="Times New Roman" w:cs="Times New Roman"/>
            <w:sz w:val="24"/>
            <w:szCs w:val="24"/>
          </w:rPr>
          <w:t xml:space="preserve"> on forest recovery</w:t>
        </w:r>
      </w:ins>
      <w:ins w:id="420" w:author="Malcolm North" w:date="2016-11-18T10:43:00Z">
        <w:r w:rsidR="002B258A">
          <w:rPr>
            <w:rFonts w:ascii="Times New Roman" w:hAnsi="Times New Roman" w:cs="Times New Roman"/>
            <w:sz w:val="24"/>
            <w:szCs w:val="24"/>
          </w:rPr>
          <w:t xml:space="preserve"> is</w:t>
        </w:r>
      </w:ins>
      <w:ins w:id="421" w:author="Malcolm North" w:date="2016-11-18T10:40:00Z">
        <w:r w:rsidR="002B258A">
          <w:rPr>
            <w:rFonts w:ascii="Times New Roman" w:hAnsi="Times New Roman" w:cs="Times New Roman"/>
            <w:sz w:val="24"/>
            <w:szCs w:val="24"/>
          </w:rPr>
          <w:t xml:space="preserve"> t</w:t>
        </w:r>
      </w:ins>
      <w:ins w:id="422" w:author="Malcolm North" w:date="2016-11-18T10:39:00Z">
        <w:r w:rsidR="00873F8D">
          <w:rPr>
            <w:rFonts w:ascii="Times New Roman" w:hAnsi="Times New Roman" w:cs="Times New Roman"/>
            <w:sz w:val="24"/>
            <w:szCs w:val="24"/>
          </w:rPr>
          <w:t xml:space="preserve">he amount of </w:t>
        </w:r>
      </w:ins>
      <w:ins w:id="423" w:author="Malcolm North" w:date="2016-11-18T10:44:00Z">
        <w:r w:rsidR="002B258A">
          <w:rPr>
            <w:rFonts w:ascii="Times New Roman" w:hAnsi="Times New Roman" w:cs="Times New Roman"/>
            <w:sz w:val="24"/>
            <w:szCs w:val="24"/>
          </w:rPr>
          <w:t xml:space="preserve">burn </w:t>
        </w:r>
      </w:ins>
      <w:ins w:id="424" w:author="Malcolm North" w:date="2016-11-18T10:39:00Z">
        <w:r w:rsidR="00873F8D">
          <w:rPr>
            <w:rFonts w:ascii="Times New Roman" w:hAnsi="Times New Roman" w:cs="Times New Roman"/>
            <w:sz w:val="24"/>
            <w:szCs w:val="24"/>
          </w:rPr>
          <w:t xml:space="preserve">area </w:t>
        </w:r>
      </w:ins>
      <w:ins w:id="425" w:author="Malcolm North" w:date="2016-11-18T10:44:00Z">
        <w:r w:rsidR="002B258A">
          <w:rPr>
            <w:rFonts w:ascii="Times New Roman" w:hAnsi="Times New Roman" w:cs="Times New Roman"/>
            <w:sz w:val="24"/>
            <w:szCs w:val="24"/>
          </w:rPr>
          <w:t xml:space="preserve">that </w:t>
        </w:r>
      </w:ins>
      <w:ins w:id="426" w:author="Malcolm North" w:date="2016-11-18T10:41:00Z">
        <w:r w:rsidR="002B258A">
          <w:rPr>
            <w:rFonts w:ascii="Times New Roman" w:hAnsi="Times New Roman" w:cs="Times New Roman"/>
            <w:sz w:val="24"/>
            <w:szCs w:val="24"/>
          </w:rPr>
          <w:t xml:space="preserve">is beyond the seed dispersal </w:t>
        </w:r>
      </w:ins>
      <w:ins w:id="427" w:author="Malcolm North" w:date="2016-11-18T10:42:00Z">
        <w:r w:rsidR="002B258A">
          <w:rPr>
            <w:rFonts w:ascii="Times New Roman" w:hAnsi="Times New Roman" w:cs="Times New Roman"/>
            <w:sz w:val="24"/>
            <w:szCs w:val="24"/>
          </w:rPr>
          <w:t>distance</w:t>
        </w:r>
      </w:ins>
      <w:ins w:id="428" w:author="Malcolm North" w:date="2016-11-18T10:41:00Z">
        <w:r w:rsidR="002B258A">
          <w:rPr>
            <w:rFonts w:ascii="Times New Roman" w:hAnsi="Times New Roman" w:cs="Times New Roman"/>
            <w:sz w:val="24"/>
            <w:szCs w:val="24"/>
          </w:rPr>
          <w:t xml:space="preserve"> of</w:t>
        </w:r>
      </w:ins>
      <w:ins w:id="429" w:author="Malcolm North" w:date="2016-11-18T10:42:00Z">
        <w:r w:rsidR="002B258A">
          <w:rPr>
            <w:rFonts w:ascii="Times New Roman" w:hAnsi="Times New Roman" w:cs="Times New Roman"/>
            <w:sz w:val="24"/>
            <w:szCs w:val="24"/>
          </w:rPr>
          <w:t xml:space="preserve"> the nearest tree survivors</w:t>
        </w:r>
      </w:ins>
      <w:ins w:id="430" w:author="Malcolm North" w:date="2016-11-18T11:01:00Z">
        <w:r w:rsidR="00E312AC">
          <w:rPr>
            <w:rFonts w:ascii="Times New Roman" w:hAnsi="Times New Roman" w:cs="Times New Roman"/>
            <w:sz w:val="24"/>
            <w:szCs w:val="24"/>
          </w:rPr>
          <w:t>.</w:t>
        </w:r>
      </w:ins>
      <w:ins w:id="431" w:author="Malcolm North" w:date="2016-11-18T10:53:00Z">
        <w:r w:rsidR="00547FA8">
          <w:rPr>
            <w:rFonts w:ascii="Times New Roman" w:hAnsi="Times New Roman" w:cs="Times New Roman"/>
            <w:sz w:val="24"/>
            <w:szCs w:val="24"/>
          </w:rPr>
          <w:t xml:space="preserve"> </w:t>
        </w:r>
      </w:ins>
      <w:ins w:id="432" w:author="Malcolm North" w:date="2016-11-18T11:14:00Z">
        <w:r w:rsidR="0099524C">
          <w:rPr>
            <w:rFonts w:ascii="Times New Roman" w:hAnsi="Times New Roman" w:cs="Times New Roman"/>
            <w:sz w:val="24"/>
            <w:szCs w:val="24"/>
          </w:rPr>
          <w:t>T</w:t>
        </w:r>
      </w:ins>
      <w:ins w:id="433" w:author="Malcolm North" w:date="2016-11-18T10:44:00Z">
        <w:r w:rsidR="002B258A">
          <w:rPr>
            <w:rFonts w:ascii="Times New Roman" w:hAnsi="Times New Roman" w:cs="Times New Roman"/>
            <w:sz w:val="24"/>
            <w:szCs w:val="24"/>
          </w:rPr>
          <w:t xml:space="preserve">his </w:t>
        </w:r>
      </w:ins>
      <w:ins w:id="434" w:author="Malcolm North" w:date="2016-11-18T10:48:00Z">
        <w:r w:rsidR="002B258A">
          <w:rPr>
            <w:rFonts w:ascii="Times New Roman" w:hAnsi="Times New Roman" w:cs="Times New Roman"/>
            <w:sz w:val="24"/>
            <w:szCs w:val="24"/>
          </w:rPr>
          <w:t xml:space="preserve">distance </w:t>
        </w:r>
      </w:ins>
      <w:ins w:id="435" w:author="Malcolm North" w:date="2016-11-18T10:44:00Z">
        <w:r w:rsidR="002B258A">
          <w:rPr>
            <w:rFonts w:ascii="Times New Roman" w:hAnsi="Times New Roman" w:cs="Times New Roman"/>
            <w:sz w:val="24"/>
            <w:szCs w:val="24"/>
          </w:rPr>
          <w:t xml:space="preserve">will vary </w:t>
        </w:r>
      </w:ins>
      <w:ins w:id="436" w:author="Malcolm North" w:date="2016-11-18T11:13:00Z">
        <w:r w:rsidR="0099524C">
          <w:rPr>
            <w:rFonts w:ascii="Times New Roman" w:hAnsi="Times New Roman" w:cs="Times New Roman"/>
            <w:sz w:val="24"/>
            <w:szCs w:val="24"/>
          </w:rPr>
          <w:t>with tree</w:t>
        </w:r>
      </w:ins>
      <w:ins w:id="437" w:author="Malcolm North" w:date="2016-11-18T10:51:00Z">
        <w:r w:rsidR="00547FA8">
          <w:rPr>
            <w:rFonts w:ascii="Times New Roman" w:hAnsi="Times New Roman" w:cs="Times New Roman"/>
            <w:sz w:val="24"/>
            <w:szCs w:val="24"/>
          </w:rPr>
          <w:t xml:space="preserve"> species</w:t>
        </w:r>
      </w:ins>
      <w:ins w:id="438" w:author="Malcolm North" w:date="2016-11-18T10:52:00Z">
        <w:r w:rsidR="00547FA8">
          <w:rPr>
            <w:rFonts w:ascii="Times New Roman" w:hAnsi="Times New Roman" w:cs="Times New Roman"/>
            <w:sz w:val="24"/>
            <w:szCs w:val="24"/>
          </w:rPr>
          <w:t xml:space="preserve"> and </w:t>
        </w:r>
      </w:ins>
      <w:ins w:id="439" w:author="Malcolm North" w:date="2016-11-18T11:11:00Z">
        <w:r w:rsidR="0099524C">
          <w:rPr>
            <w:rFonts w:ascii="Times New Roman" w:hAnsi="Times New Roman" w:cs="Times New Roman"/>
            <w:sz w:val="24"/>
            <w:szCs w:val="24"/>
          </w:rPr>
          <w:t>dispersal mechanisms</w:t>
        </w:r>
      </w:ins>
      <w:ins w:id="440" w:author="Malcolm North" w:date="2016-11-18T11:14:00Z">
        <w:r w:rsidR="0099524C">
          <w:rPr>
            <w:rFonts w:ascii="Times New Roman" w:hAnsi="Times New Roman" w:cs="Times New Roman"/>
            <w:sz w:val="24"/>
            <w:szCs w:val="24"/>
          </w:rPr>
          <w:t xml:space="preserve">, </w:t>
        </w:r>
      </w:ins>
      <w:ins w:id="441" w:author="Malcolm North" w:date="2016-11-20T13:59:00Z">
        <w:r w:rsidR="00F63F96">
          <w:rPr>
            <w:rFonts w:ascii="Times New Roman" w:hAnsi="Times New Roman" w:cs="Times New Roman"/>
            <w:sz w:val="24"/>
            <w:szCs w:val="24"/>
          </w:rPr>
          <w:t xml:space="preserve">and is </w:t>
        </w:r>
      </w:ins>
      <w:ins w:id="442" w:author="Malcolm North" w:date="2016-11-18T11:17:00Z">
        <w:r w:rsidR="0099524C">
          <w:rPr>
            <w:rFonts w:ascii="Times New Roman" w:hAnsi="Times New Roman" w:cs="Times New Roman"/>
            <w:sz w:val="24"/>
            <w:szCs w:val="24"/>
          </w:rPr>
          <w:t>information</w:t>
        </w:r>
      </w:ins>
      <w:ins w:id="443" w:author="Malcolm North" w:date="2016-11-20T13:58:00Z">
        <w:r w:rsidR="00F63F96">
          <w:rPr>
            <w:rFonts w:ascii="Times New Roman" w:hAnsi="Times New Roman" w:cs="Times New Roman"/>
            <w:sz w:val="24"/>
            <w:szCs w:val="24"/>
          </w:rPr>
          <w:t xml:space="preserve"> that</w:t>
        </w:r>
      </w:ins>
      <w:ins w:id="444" w:author="Malcolm North" w:date="2016-11-18T11:17:00Z">
        <w:r w:rsidR="0099524C">
          <w:rPr>
            <w:rFonts w:ascii="Times New Roman" w:hAnsi="Times New Roman" w:cs="Times New Roman"/>
            <w:sz w:val="24"/>
            <w:szCs w:val="24"/>
          </w:rPr>
          <w:t xml:space="preserve"> </w:t>
        </w:r>
      </w:ins>
      <w:ins w:id="445" w:author="Malcolm North" w:date="2016-11-18T11:14:00Z">
        <w:r w:rsidR="0099524C">
          <w:rPr>
            <w:rFonts w:ascii="Times New Roman" w:hAnsi="Times New Roman" w:cs="Times New Roman"/>
            <w:sz w:val="24"/>
            <w:szCs w:val="24"/>
          </w:rPr>
          <w:t>can be used to set the relevant buffer distance (</w:t>
        </w:r>
      </w:ins>
      <w:ins w:id="446" w:author="Malcolm North" w:date="2016-11-18T11:15:00Z">
        <w:r w:rsidR="0099524C">
          <w:rPr>
            <w:rFonts w:ascii="Times New Roman" w:hAnsi="Times New Roman" w:cs="Times New Roman"/>
            <w:sz w:val="24"/>
            <w:szCs w:val="24"/>
          </w:rPr>
          <w:t xml:space="preserve">i.e., </w:t>
        </w:r>
      </w:ins>
      <w:ins w:id="447" w:author="Malcolm North" w:date="2016-11-18T11:14:00Z">
        <w:r w:rsidR="0099524C" w:rsidRPr="0099524C">
          <w:rPr>
            <w:rFonts w:ascii="Times New Roman" w:hAnsi="Times New Roman" w:cs="Times New Roman"/>
            <w:i/>
            <w:sz w:val="24"/>
            <w:szCs w:val="24"/>
            <w:rPrChange w:id="448" w:author="Malcolm North" w:date="2016-11-18T11:15:00Z">
              <w:rPr>
                <w:rFonts w:ascii="Times New Roman" w:hAnsi="Times New Roman" w:cs="Times New Roman"/>
                <w:sz w:val="24"/>
                <w:szCs w:val="24"/>
              </w:rPr>
            </w:rPrChange>
          </w:rPr>
          <w:t>D</w:t>
        </w:r>
        <w:r w:rsidR="0099524C">
          <w:rPr>
            <w:rFonts w:ascii="Times New Roman" w:hAnsi="Times New Roman" w:cs="Times New Roman"/>
            <w:sz w:val="24"/>
            <w:szCs w:val="24"/>
          </w:rPr>
          <w:t xml:space="preserve"> in equation</w:t>
        </w:r>
      </w:ins>
      <w:ins w:id="449" w:author="Malcolm North" w:date="2016-11-18T11:15:00Z">
        <w:r w:rsidR="0099524C">
          <w:rPr>
            <w:rFonts w:ascii="Times New Roman" w:hAnsi="Times New Roman" w:cs="Times New Roman"/>
            <w:sz w:val="24"/>
            <w:szCs w:val="24"/>
          </w:rPr>
          <w:t xml:space="preserve"> 1)</w:t>
        </w:r>
      </w:ins>
      <w:ins w:id="450" w:author="Malcolm North" w:date="2016-11-18T11:18:00Z">
        <w:r w:rsidR="0099524C">
          <w:rPr>
            <w:rFonts w:ascii="Times New Roman" w:hAnsi="Times New Roman" w:cs="Times New Roman"/>
            <w:sz w:val="24"/>
            <w:szCs w:val="24"/>
          </w:rPr>
          <w:t>,</w:t>
        </w:r>
      </w:ins>
      <w:ins w:id="451" w:author="Malcolm North" w:date="2016-11-18T11:14:00Z">
        <w:r w:rsidR="0099524C">
          <w:rPr>
            <w:rFonts w:ascii="Times New Roman" w:hAnsi="Times New Roman" w:cs="Times New Roman"/>
            <w:sz w:val="24"/>
            <w:szCs w:val="24"/>
          </w:rPr>
          <w:t xml:space="preserve"> </w:t>
        </w:r>
      </w:ins>
      <w:ins w:id="452" w:author="Malcolm North" w:date="2016-11-18T11:15:00Z">
        <w:r w:rsidR="0099524C">
          <w:rPr>
            <w:rFonts w:ascii="Times New Roman" w:hAnsi="Times New Roman" w:cs="Times New Roman"/>
            <w:sz w:val="24"/>
            <w:szCs w:val="24"/>
          </w:rPr>
          <w:t>adapt</w:t>
        </w:r>
      </w:ins>
      <w:ins w:id="453" w:author="Malcolm North" w:date="2016-11-18T11:18:00Z">
        <w:r w:rsidR="0099524C">
          <w:rPr>
            <w:rFonts w:ascii="Times New Roman" w:hAnsi="Times New Roman" w:cs="Times New Roman"/>
            <w:sz w:val="24"/>
            <w:szCs w:val="24"/>
          </w:rPr>
          <w:t>ing</w:t>
        </w:r>
      </w:ins>
      <w:ins w:id="454" w:author="Malcolm North" w:date="2016-11-18T11:15:00Z">
        <w:r w:rsidR="0099524C">
          <w:rPr>
            <w:rFonts w:ascii="Times New Roman" w:hAnsi="Times New Roman" w:cs="Times New Roman"/>
            <w:sz w:val="24"/>
            <w:szCs w:val="24"/>
          </w:rPr>
          <w:t xml:space="preserve"> the S</w:t>
        </w:r>
      </w:ins>
      <w:ins w:id="455" w:author="Malcolm North" w:date="2016-11-18T11:16:00Z">
        <w:r w:rsidR="0099524C">
          <w:rPr>
            <w:rFonts w:ascii="Times New Roman" w:hAnsi="Times New Roman" w:cs="Times New Roman"/>
            <w:sz w:val="24"/>
            <w:szCs w:val="24"/>
          </w:rPr>
          <w:t>DC calculation</w:t>
        </w:r>
      </w:ins>
      <w:ins w:id="456" w:author="Malcolm North" w:date="2016-11-18T11:12:00Z">
        <w:r w:rsidR="0099524C">
          <w:rPr>
            <w:rFonts w:ascii="Times New Roman" w:hAnsi="Times New Roman" w:cs="Times New Roman"/>
            <w:sz w:val="24"/>
            <w:szCs w:val="24"/>
          </w:rPr>
          <w:t xml:space="preserve"> </w:t>
        </w:r>
      </w:ins>
      <w:ins w:id="457" w:author="Malcolm North" w:date="2016-11-18T11:17:00Z">
        <w:r w:rsidR="0099524C">
          <w:rPr>
            <w:rFonts w:ascii="Times New Roman" w:hAnsi="Times New Roman" w:cs="Times New Roman"/>
            <w:sz w:val="24"/>
            <w:szCs w:val="24"/>
          </w:rPr>
          <w:t xml:space="preserve">to </w:t>
        </w:r>
      </w:ins>
      <w:ins w:id="458" w:author="Malcolm North" w:date="2016-11-18T11:23:00Z">
        <w:r w:rsidR="00A912EC">
          <w:rPr>
            <w:rFonts w:ascii="Times New Roman" w:hAnsi="Times New Roman" w:cs="Times New Roman"/>
            <w:sz w:val="24"/>
            <w:szCs w:val="24"/>
          </w:rPr>
          <w:t>different</w:t>
        </w:r>
      </w:ins>
      <w:ins w:id="459" w:author="Malcolm North" w:date="2016-11-18T11:17:00Z">
        <w:r w:rsidR="0099524C">
          <w:rPr>
            <w:rFonts w:ascii="Times New Roman" w:hAnsi="Times New Roman" w:cs="Times New Roman"/>
            <w:sz w:val="24"/>
            <w:szCs w:val="24"/>
          </w:rPr>
          <w:t xml:space="preserve"> forest types.</w:t>
        </w:r>
      </w:ins>
      <w:ins w:id="460" w:author="Malcolm North" w:date="2016-11-20T13:31:00Z">
        <w:r w:rsidR="00500E9D">
          <w:rPr>
            <w:rFonts w:ascii="Times New Roman" w:hAnsi="Times New Roman" w:cs="Times New Roman"/>
            <w:sz w:val="24"/>
            <w:szCs w:val="24"/>
          </w:rPr>
          <w:t xml:space="preserve"> </w:t>
        </w:r>
      </w:ins>
      <w:ins w:id="461" w:author="Malcolm North" w:date="2016-11-20T13:36:00Z">
        <w:r w:rsidR="00C36B00">
          <w:rPr>
            <w:rFonts w:ascii="Times New Roman" w:hAnsi="Times New Roman" w:cs="Times New Roman"/>
            <w:sz w:val="24"/>
            <w:szCs w:val="24"/>
          </w:rPr>
          <w:t xml:space="preserve">Large high-severity patches </w:t>
        </w:r>
      </w:ins>
      <w:ins w:id="462" w:author="Malcolm North" w:date="2016-11-20T13:44:00Z">
        <w:r w:rsidR="00E800C3">
          <w:rPr>
            <w:rFonts w:ascii="Times New Roman" w:hAnsi="Times New Roman" w:cs="Times New Roman"/>
            <w:sz w:val="24"/>
            <w:szCs w:val="24"/>
          </w:rPr>
          <w:t>may</w:t>
        </w:r>
      </w:ins>
      <w:ins w:id="463" w:author="Malcolm North" w:date="2016-11-20T13:37:00Z">
        <w:r w:rsidR="00C36B00">
          <w:rPr>
            <w:rFonts w:ascii="Times New Roman" w:hAnsi="Times New Roman" w:cs="Times New Roman"/>
            <w:sz w:val="24"/>
            <w:szCs w:val="24"/>
          </w:rPr>
          <w:t xml:space="preserve"> take much longer to </w:t>
        </w:r>
      </w:ins>
      <w:ins w:id="464" w:author="Malcolm North" w:date="2016-11-20T13:36:00Z">
        <w:r w:rsidR="00C36B00">
          <w:rPr>
            <w:rFonts w:ascii="Times New Roman" w:hAnsi="Times New Roman" w:cs="Times New Roman"/>
            <w:sz w:val="24"/>
            <w:szCs w:val="24"/>
          </w:rPr>
          <w:t xml:space="preserve">restore </w:t>
        </w:r>
      </w:ins>
      <w:ins w:id="465" w:author="Malcolm North" w:date="2016-11-20T13:37:00Z">
        <w:r w:rsidR="00C36B00">
          <w:rPr>
            <w:rFonts w:ascii="Times New Roman" w:hAnsi="Times New Roman" w:cs="Times New Roman"/>
            <w:sz w:val="24"/>
            <w:szCs w:val="24"/>
          </w:rPr>
          <w:t xml:space="preserve">close-canopy </w:t>
        </w:r>
      </w:ins>
      <w:ins w:id="466" w:author="Malcolm North" w:date="2016-11-20T13:41:00Z">
        <w:r w:rsidR="00C36B00">
          <w:rPr>
            <w:rFonts w:ascii="Times New Roman" w:hAnsi="Times New Roman" w:cs="Times New Roman"/>
            <w:sz w:val="24"/>
            <w:szCs w:val="24"/>
          </w:rPr>
          <w:t xml:space="preserve">forest </w:t>
        </w:r>
      </w:ins>
      <w:ins w:id="467" w:author="Malcolm North" w:date="2016-11-20T13:37:00Z">
        <w:r w:rsidR="00C36B00">
          <w:rPr>
            <w:rFonts w:ascii="Times New Roman" w:hAnsi="Times New Roman" w:cs="Times New Roman"/>
            <w:sz w:val="24"/>
            <w:szCs w:val="24"/>
          </w:rPr>
          <w:t xml:space="preserve">conditions </w:t>
        </w:r>
      </w:ins>
      <w:ins w:id="468" w:author="Malcolm North" w:date="2016-11-20T13:42:00Z">
        <w:r w:rsidR="00E800C3">
          <w:rPr>
            <w:rFonts w:ascii="Times New Roman" w:hAnsi="Times New Roman" w:cs="Times New Roman"/>
            <w:sz w:val="24"/>
            <w:szCs w:val="24"/>
          </w:rPr>
          <w:t>and</w:t>
        </w:r>
      </w:ins>
      <w:ins w:id="469" w:author="Malcolm North" w:date="2016-11-20T13:43:00Z">
        <w:r w:rsidR="00E800C3">
          <w:rPr>
            <w:rFonts w:ascii="Times New Roman" w:hAnsi="Times New Roman" w:cs="Times New Roman"/>
            <w:sz w:val="24"/>
            <w:szCs w:val="24"/>
          </w:rPr>
          <w:t>, against</w:t>
        </w:r>
      </w:ins>
      <w:ins w:id="470" w:author="Malcolm North" w:date="2016-11-20T13:37:00Z">
        <w:r w:rsidR="00C36B00">
          <w:rPr>
            <w:rFonts w:ascii="Times New Roman" w:hAnsi="Times New Roman" w:cs="Times New Roman"/>
            <w:sz w:val="24"/>
            <w:szCs w:val="24"/>
          </w:rPr>
          <w:t xml:space="preserve"> </w:t>
        </w:r>
      </w:ins>
      <w:ins w:id="471" w:author="Malcolm North" w:date="2016-11-20T13:40:00Z">
        <w:r w:rsidR="00C36B00">
          <w:rPr>
            <w:rFonts w:ascii="Times New Roman" w:hAnsi="Times New Roman" w:cs="Times New Roman"/>
            <w:sz w:val="24"/>
            <w:szCs w:val="24"/>
          </w:rPr>
          <w:t>a background of changing climate</w:t>
        </w:r>
      </w:ins>
      <w:ins w:id="472" w:author="Malcolm North" w:date="2016-11-20T13:42:00Z">
        <w:r w:rsidR="00E800C3">
          <w:rPr>
            <w:rFonts w:ascii="Times New Roman" w:hAnsi="Times New Roman" w:cs="Times New Roman"/>
            <w:sz w:val="24"/>
            <w:szCs w:val="24"/>
          </w:rPr>
          <w:t xml:space="preserve">, </w:t>
        </w:r>
      </w:ins>
      <w:ins w:id="473" w:author="Malcolm North" w:date="2016-11-20T13:50:00Z">
        <w:r w:rsidR="00E800C3">
          <w:rPr>
            <w:rFonts w:ascii="Times New Roman" w:hAnsi="Times New Roman" w:cs="Times New Roman"/>
            <w:sz w:val="24"/>
            <w:szCs w:val="24"/>
          </w:rPr>
          <w:t>may be</w:t>
        </w:r>
      </w:ins>
      <w:ins w:id="474" w:author="Malcolm North" w:date="2016-11-20T13:43:00Z">
        <w:r w:rsidR="00E800C3">
          <w:rPr>
            <w:rFonts w:ascii="Times New Roman" w:hAnsi="Times New Roman" w:cs="Times New Roman"/>
            <w:sz w:val="24"/>
            <w:szCs w:val="24"/>
          </w:rPr>
          <w:t xml:space="preserve"> more prone to community shifts.  </w:t>
        </w:r>
      </w:ins>
      <w:ins w:id="475" w:author="Malcolm North" w:date="2016-11-20T13:46:00Z">
        <w:r w:rsidR="00E800C3">
          <w:rPr>
            <w:rFonts w:ascii="Times New Roman" w:hAnsi="Times New Roman" w:cs="Times New Roman"/>
            <w:sz w:val="24"/>
            <w:szCs w:val="24"/>
          </w:rPr>
          <w:t xml:space="preserve">Such changes were likely rare </w:t>
        </w:r>
      </w:ins>
      <w:ins w:id="476" w:author="Malcolm North" w:date="2016-11-20T13:47:00Z">
        <w:r w:rsidR="00E800C3">
          <w:rPr>
            <w:rFonts w:ascii="Times New Roman" w:hAnsi="Times New Roman" w:cs="Times New Roman"/>
            <w:sz w:val="24"/>
            <w:szCs w:val="24"/>
          </w:rPr>
          <w:t>in forest</w:t>
        </w:r>
      </w:ins>
      <w:ins w:id="477" w:author="Malcolm North" w:date="2016-11-20T13:48:00Z">
        <w:r w:rsidR="00E800C3">
          <w:rPr>
            <w:rFonts w:ascii="Times New Roman" w:hAnsi="Times New Roman" w:cs="Times New Roman"/>
            <w:sz w:val="24"/>
            <w:szCs w:val="24"/>
          </w:rPr>
          <w:t>s</w:t>
        </w:r>
      </w:ins>
      <w:ins w:id="478" w:author="Malcolm North" w:date="2016-11-20T13:47:00Z">
        <w:r w:rsidR="00E800C3">
          <w:rPr>
            <w:rFonts w:ascii="Times New Roman" w:hAnsi="Times New Roman" w:cs="Times New Roman"/>
            <w:sz w:val="24"/>
            <w:szCs w:val="24"/>
          </w:rPr>
          <w:t xml:space="preserve"> with historically low to mixed-severity fire regimes</w:t>
        </w:r>
      </w:ins>
      <w:ins w:id="479" w:author="Malcolm North" w:date="2016-11-20T13:54:00Z">
        <w:r w:rsidR="00F63F96">
          <w:rPr>
            <w:rFonts w:ascii="Times New Roman" w:hAnsi="Times New Roman" w:cs="Times New Roman"/>
            <w:sz w:val="24"/>
            <w:szCs w:val="24"/>
          </w:rPr>
          <w:t xml:space="preserve">.  </w:t>
        </w:r>
      </w:ins>
      <w:ins w:id="480" w:author="Malcolm North" w:date="2016-11-20T13:55:00Z">
        <w:r w:rsidR="00F63F96">
          <w:rPr>
            <w:rFonts w:ascii="Times New Roman" w:hAnsi="Times New Roman" w:cs="Times New Roman"/>
            <w:sz w:val="24"/>
            <w:szCs w:val="24"/>
          </w:rPr>
          <w:t xml:space="preserve">The size and shape of </w:t>
        </w:r>
      </w:ins>
      <w:ins w:id="481" w:author="Malcolm North" w:date="2016-11-20T13:52:00Z">
        <w:r w:rsidR="00F63F96">
          <w:rPr>
            <w:rFonts w:ascii="Times New Roman" w:hAnsi="Times New Roman" w:cs="Times New Roman"/>
            <w:sz w:val="24"/>
            <w:szCs w:val="24"/>
          </w:rPr>
          <w:t xml:space="preserve">high-severity patches </w:t>
        </w:r>
      </w:ins>
      <w:ins w:id="482" w:author="Malcolm North" w:date="2016-11-20T13:56:00Z">
        <w:r w:rsidR="00F63F96">
          <w:rPr>
            <w:rFonts w:ascii="Times New Roman" w:hAnsi="Times New Roman" w:cs="Times New Roman"/>
            <w:sz w:val="24"/>
            <w:szCs w:val="24"/>
          </w:rPr>
          <w:t xml:space="preserve">should be considered when measuring fire effects because they can have significant long-term effects on </w:t>
        </w:r>
      </w:ins>
      <w:ins w:id="483" w:author="Malcolm North" w:date="2016-11-20T13:57:00Z">
        <w:r w:rsidR="00F63F96">
          <w:rPr>
            <w:rFonts w:ascii="Times New Roman" w:hAnsi="Times New Roman" w:cs="Times New Roman"/>
            <w:sz w:val="24"/>
            <w:szCs w:val="24"/>
          </w:rPr>
          <w:t>vegetation</w:t>
        </w:r>
      </w:ins>
      <w:ins w:id="484" w:author="Malcolm North" w:date="2016-11-20T13:52:00Z">
        <w:r w:rsidR="00E800C3">
          <w:rPr>
            <w:rFonts w:ascii="Times New Roman" w:hAnsi="Times New Roman" w:cs="Times New Roman"/>
            <w:sz w:val="24"/>
            <w:szCs w:val="24"/>
          </w:rPr>
          <w:t xml:space="preserve"> </w:t>
        </w:r>
        <w:r w:rsidR="00F63F96">
          <w:rPr>
            <w:rFonts w:ascii="Times New Roman" w:hAnsi="Times New Roman" w:cs="Times New Roman"/>
            <w:sz w:val="24"/>
            <w:szCs w:val="24"/>
          </w:rPr>
          <w:t xml:space="preserve">succession and ecosystem resilience. </w:t>
        </w:r>
      </w:ins>
      <w:del w:id="485" w:author="Miller, Jay D -FS" w:date="2016-11-08T11:19:00Z">
        <w:r w:rsidR="00BE5B05" w:rsidDel="00AD497F">
          <w:rPr>
            <w:rFonts w:ascii="Times New Roman" w:hAnsi="Times New Roman" w:cs="Times New Roman"/>
            <w:sz w:val="24"/>
            <w:szCs w:val="24"/>
          </w:rPr>
          <w:delText xml:space="preserve">All of the example fire (hypothetical and actual) could be considered mixed-severity. </w:delText>
        </w:r>
      </w:del>
      <w:r w:rsidR="00DD0341">
        <w:rPr>
          <w:rFonts w:ascii="Times New Roman" w:hAnsi="Times New Roman" w:cs="Times New Roman"/>
          <w:sz w:val="24"/>
          <w:szCs w:val="24"/>
        </w:rPr>
        <w:br w:type="page"/>
      </w:r>
    </w:p>
    <w:p w14:paraId="78B2C091" w14:textId="77777777" w:rsidR="00DD0341" w:rsidRPr="00DD0341" w:rsidRDefault="00DD0341" w:rsidP="00DD0341">
      <w:pPr>
        <w:pStyle w:val="NoSpacing"/>
        <w:spacing w:line="480" w:lineRule="auto"/>
        <w:rPr>
          <w:rFonts w:ascii="Times New Roman" w:hAnsi="Times New Roman" w:cs="Times New Roman"/>
          <w:b/>
          <w:sz w:val="24"/>
          <w:szCs w:val="24"/>
        </w:rPr>
      </w:pPr>
      <w:r w:rsidRPr="00DD0341">
        <w:rPr>
          <w:rFonts w:ascii="Times New Roman" w:hAnsi="Times New Roman" w:cs="Times New Roman"/>
          <w:b/>
          <w:sz w:val="24"/>
          <w:szCs w:val="24"/>
        </w:rPr>
        <w:lastRenderedPageBreak/>
        <w:t>References</w:t>
      </w:r>
    </w:p>
    <w:p w14:paraId="1C24CD2E" w14:textId="77777777" w:rsidR="0091419A" w:rsidRPr="0091419A" w:rsidRDefault="00C01BD2" w:rsidP="0091419A">
      <w:pPr>
        <w:pStyle w:val="EndNoteBibliography"/>
        <w:spacing w:after="0"/>
        <w:ind w:left="420" w:hanging="420"/>
      </w:pPr>
      <w:r>
        <w:rPr>
          <w:szCs w:val="24"/>
        </w:rPr>
        <w:fldChar w:fldCharType="begin"/>
      </w:r>
      <w:r>
        <w:rPr>
          <w:szCs w:val="24"/>
        </w:rPr>
        <w:instrText xml:space="preserve"> ADDIN EN.REFLIST </w:instrText>
      </w:r>
      <w:r>
        <w:rPr>
          <w:szCs w:val="24"/>
        </w:rPr>
        <w:fldChar w:fldCharType="separate"/>
      </w:r>
      <w:r w:rsidR="0091419A" w:rsidRPr="0091419A">
        <w:t>Agee, J. K. 1993. Fire ecology of Pacific Northwest forests. Island Press, Washington D.C., USA.</w:t>
      </w:r>
    </w:p>
    <w:p w14:paraId="135BD4F4" w14:textId="77777777" w:rsidR="0091419A" w:rsidRPr="0091419A" w:rsidRDefault="0091419A" w:rsidP="0091419A">
      <w:pPr>
        <w:pStyle w:val="EndNoteBibliography"/>
        <w:spacing w:after="0"/>
        <w:ind w:left="420" w:hanging="420"/>
      </w:pPr>
      <w:r w:rsidRPr="0091419A">
        <w:t>Agee, J. K. 1998. The landscape ecology of Western forest fire regimes. Northwest Science 72:24-34.</w:t>
      </w:r>
    </w:p>
    <w:p w14:paraId="161D5261" w14:textId="77777777" w:rsidR="0091419A" w:rsidRPr="0091419A" w:rsidRDefault="0091419A" w:rsidP="0091419A">
      <w:pPr>
        <w:pStyle w:val="EndNoteBibliography"/>
        <w:spacing w:after="0"/>
        <w:ind w:left="420" w:hanging="420"/>
      </w:pPr>
      <w:r w:rsidRPr="0091419A">
        <w:t>Beaty, R. M., and A. H. Taylor. 2007. Fire disturbance and forest structure in old-growth mixed conifer forests in the northern Sierra Nevada, California. Journal of Vegetation Science 18:879-890.</w:t>
      </w:r>
    </w:p>
    <w:p w14:paraId="6CC1AA15" w14:textId="77777777" w:rsidR="0091419A" w:rsidRPr="0091419A" w:rsidRDefault="0091419A" w:rsidP="0091419A">
      <w:pPr>
        <w:pStyle w:val="EndNoteBibliography"/>
        <w:spacing w:after="0"/>
        <w:ind w:left="420" w:hanging="420"/>
      </w:pPr>
      <w:r w:rsidRPr="0091419A">
        <w:t>Brown, P. M., C. L. Wienk, and A. J. Symstad. 2008. Fire and forest history at Mount Rushmore. Ecological Applications 18:1984-1999.</w:t>
      </w:r>
    </w:p>
    <w:p w14:paraId="09B9CC52" w14:textId="77777777" w:rsidR="0091419A" w:rsidRDefault="0091419A" w:rsidP="0091419A">
      <w:pPr>
        <w:pStyle w:val="EndNoteBibliography"/>
        <w:spacing w:after="0"/>
        <w:ind w:left="420" w:hanging="420"/>
        <w:rPr>
          <w:ins w:id="486" w:author="Malcolm North" w:date="2016-11-18T08:39:00Z"/>
        </w:rPr>
      </w:pPr>
      <w:r w:rsidRPr="0091419A">
        <w:t>Cansler, C. A., and D. McKenzie. 2014. Climate, fire size, and biophysical setting control fire severity and spatial pattern in the northern Cascade Range, USA. Ecological Applications 24:1037-1056.</w:t>
      </w:r>
    </w:p>
    <w:p w14:paraId="6BD001F0" w14:textId="0BD00159" w:rsidR="00B84F10" w:rsidRPr="0091419A" w:rsidRDefault="00B84F10" w:rsidP="0091419A">
      <w:pPr>
        <w:pStyle w:val="EndNoteBibliography"/>
        <w:spacing w:after="0"/>
        <w:ind w:left="420" w:hanging="420"/>
      </w:pPr>
      <w:ins w:id="487" w:author="Malcolm North" w:date="2016-11-18T08:41:00Z">
        <w:r>
          <w:t xml:space="preserve">Clark, J. S., M. Silman, R. Kern, E. Macklin, and J. HilleRisLambers.  1999.  Seed dispersal near and far: Patterns across temperatre and tropical forests.  Ecology </w:t>
        </w:r>
      </w:ins>
      <w:ins w:id="488" w:author="Malcolm North" w:date="2016-11-18T08:42:00Z">
        <w:r>
          <w:t>80: 1475-1494.</w:t>
        </w:r>
      </w:ins>
    </w:p>
    <w:p w14:paraId="6E42836A" w14:textId="77777777" w:rsidR="0091419A" w:rsidRPr="0091419A" w:rsidRDefault="0091419A" w:rsidP="0091419A">
      <w:pPr>
        <w:pStyle w:val="EndNoteBibliography"/>
        <w:spacing w:after="0"/>
        <w:ind w:left="420" w:hanging="420"/>
      </w:pPr>
      <w:r w:rsidRPr="0091419A">
        <w:t>Collins, B. M., and G. B. Roller. 2013. Early forest dynamics in stand-replacing fire patches in the northern Sierra Nevada, California, USA. Landscape Ecology 28:1801-1813.</w:t>
      </w:r>
    </w:p>
    <w:p w14:paraId="4FA98249" w14:textId="77777777" w:rsidR="0091419A" w:rsidRPr="0091419A" w:rsidRDefault="0091419A" w:rsidP="0091419A">
      <w:pPr>
        <w:pStyle w:val="EndNoteBibliography"/>
        <w:spacing w:after="0"/>
        <w:ind w:left="420" w:hanging="420"/>
      </w:pPr>
      <w:r w:rsidRPr="0091419A">
        <w:t>Coppoletta, M., K. E. Merriam, and B. M. Collins. 2016. Post-fire vegetation and fuel development influences fire severity patterns in reburns. Ecological Applications 26:686-699.</w:t>
      </w:r>
    </w:p>
    <w:p w14:paraId="2C21F432" w14:textId="77777777" w:rsidR="0091419A" w:rsidRPr="0091419A" w:rsidRDefault="0091419A" w:rsidP="0091419A">
      <w:pPr>
        <w:pStyle w:val="EndNoteBibliography"/>
        <w:spacing w:after="0"/>
        <w:ind w:left="420" w:hanging="420"/>
      </w:pPr>
      <w:r w:rsidRPr="0091419A">
        <w:t>FRCC. 2010. Interagency Fire Regime Condition Class guidebook, version 3.0. National Interagency Fuels, Fire, and Technology Transfer.</w:t>
      </w:r>
    </w:p>
    <w:p w14:paraId="64BFDE8E" w14:textId="77777777" w:rsidR="0091419A" w:rsidRPr="0091419A" w:rsidRDefault="0091419A" w:rsidP="0091419A">
      <w:pPr>
        <w:pStyle w:val="EndNoteBibliography"/>
        <w:spacing w:after="0"/>
        <w:ind w:left="420" w:hanging="420"/>
      </w:pPr>
      <w:r w:rsidRPr="0091419A">
        <w:lastRenderedPageBreak/>
        <w:t>Fulé, P. Z., W. W. Covington, and M. M. Moore. 1997. Determining reference conditions for ecosystem management of southwestern ponderosa pine forests. Ecological Applications 7:895-908.</w:t>
      </w:r>
    </w:p>
    <w:p w14:paraId="7529D83B" w14:textId="77777777" w:rsidR="0091419A" w:rsidRPr="0091419A" w:rsidRDefault="0091419A" w:rsidP="0091419A">
      <w:pPr>
        <w:pStyle w:val="EndNoteBibliography"/>
        <w:spacing w:after="0"/>
        <w:ind w:left="420" w:hanging="420"/>
      </w:pPr>
      <w:r w:rsidRPr="0091419A">
        <w:t>Fulé, P. Z., T. W. Swetnam, P. M. Brown, D. A. Falk, D. L. Peterson, C. D. Allen, G. H. Aplet, M. A. Battaglia, D. Binkley, C. Farris, R. E. Keane, E. Q. Margolis, H. Grissino-Mayer, C. Miller, C. H. Sieg, C. Skinner, S. L. Stephens, and A. Taylor. 2013. Unsupported inferences of high-severity fire in historical dry forests of the western United States: response to Williams and Baker. Global Ecology and Biogeography:n/a-n/a.</w:t>
      </w:r>
    </w:p>
    <w:p w14:paraId="36D8B9D9" w14:textId="77777777" w:rsidR="0091419A" w:rsidRPr="0091419A" w:rsidRDefault="0091419A" w:rsidP="0091419A">
      <w:pPr>
        <w:pStyle w:val="EndNoteBibliography"/>
        <w:spacing w:after="0"/>
        <w:ind w:left="420" w:hanging="420"/>
      </w:pPr>
      <w:r w:rsidRPr="0091419A">
        <w:t>Harvey, B. J., D. C. Donato, and M. G. Turner. 2016. Burn me twice, shame on who? Interactions between successive forest fires across a temperate mountain region. Ecology 97:2272-2282.</w:t>
      </w:r>
    </w:p>
    <w:p w14:paraId="33E1A0D1" w14:textId="77777777" w:rsidR="0091419A" w:rsidRPr="0091419A" w:rsidRDefault="0091419A" w:rsidP="0091419A">
      <w:pPr>
        <w:pStyle w:val="EndNoteBibliography"/>
        <w:spacing w:after="0"/>
        <w:ind w:left="420" w:hanging="420"/>
      </w:pPr>
      <w:r w:rsidRPr="0091419A">
        <w:t>Hessburg, P. F., T. A. Spies, D. A. Perry, C. N. Skinner, A. H. Taylor, P. M. Brown, S. L. Stephens, A. J. Larson, D. J. Churchill, N. A. Povak, P. H. Singleton, B. McComb, W. J. Zielinski, B. M. Collins, R. B. Salter, J. J. Keane, J. F. Franklin, and G. Riegel. 2016. Tamm Review: Management of mixed-severity fire regime forests in Oregon, Washington, and Northern California. Forest Ecology and Management 366:221-250.</w:t>
      </w:r>
    </w:p>
    <w:p w14:paraId="06F1027C" w14:textId="77777777" w:rsidR="0091419A" w:rsidRPr="0091419A" w:rsidRDefault="0091419A" w:rsidP="0091419A">
      <w:pPr>
        <w:pStyle w:val="EndNoteBibliography"/>
        <w:spacing w:after="0"/>
        <w:ind w:left="420" w:hanging="420"/>
      </w:pPr>
      <w:r w:rsidRPr="0091419A">
        <w:t>Lydersen, J. M., B. M. Collins, J. D. Miller, D. L. Fry, and S. L. Stephens. 2016. Relating fire-caused change in forest structure to remotely sensed estimates of fire severity. Fire Ecology 12.</w:t>
      </w:r>
    </w:p>
    <w:p w14:paraId="5A842813" w14:textId="77777777" w:rsidR="0091419A" w:rsidRPr="0091419A" w:rsidRDefault="0091419A" w:rsidP="0091419A">
      <w:pPr>
        <w:pStyle w:val="EndNoteBibliography"/>
        <w:spacing w:after="0"/>
        <w:ind w:left="420" w:hanging="420"/>
      </w:pPr>
      <w:r w:rsidRPr="0091419A">
        <w:t>Mallek, C., H. Safford, J. Viers, and J. Miller. 2013. Modern departures in fire severity and area vary by forest type, Sierra Nevada and southern Cascades, California, USA. Ecosphere 4:153.</w:t>
      </w:r>
    </w:p>
    <w:p w14:paraId="0DEB86F1" w14:textId="77777777" w:rsidR="0091419A" w:rsidRPr="0091419A" w:rsidRDefault="0091419A" w:rsidP="0091419A">
      <w:pPr>
        <w:pStyle w:val="EndNoteBibliography"/>
        <w:spacing w:after="0"/>
        <w:ind w:left="420" w:hanging="420"/>
      </w:pPr>
      <w:r w:rsidRPr="0091419A">
        <w:lastRenderedPageBreak/>
        <w:t>McDonald, P. M. 1980. Seed dissemination in small clearcuttings in north-central California. General Technical Report PSW-150, U.S. Department of Agriculture, Forest Service, Pacific Southwest Forest and Range Experiment Station, Berkeley, CA, USA.</w:t>
      </w:r>
    </w:p>
    <w:p w14:paraId="05595954" w14:textId="77777777" w:rsidR="0091419A" w:rsidRPr="0091419A" w:rsidRDefault="0091419A" w:rsidP="0091419A">
      <w:pPr>
        <w:pStyle w:val="EndNoteBibliography"/>
        <w:spacing w:after="0"/>
        <w:ind w:left="420" w:hanging="420"/>
      </w:pPr>
      <w:r w:rsidRPr="0091419A">
        <w:t>Miller, J. D., and A. E. Thode. 2007. Quantifying burn severity in a heterogeneous landscape with a relative version of the delta Normalized Burn Ratio (dNBR). Remote Sensing of Environment 109:66-80.</w:t>
      </w:r>
    </w:p>
    <w:p w14:paraId="540EA3C7" w14:textId="77777777" w:rsidR="0091419A" w:rsidRPr="0091419A" w:rsidRDefault="0091419A" w:rsidP="0091419A">
      <w:pPr>
        <w:pStyle w:val="EndNoteBibliography"/>
        <w:spacing w:after="0"/>
        <w:ind w:left="420" w:hanging="420"/>
      </w:pPr>
      <w:r w:rsidRPr="0091419A">
        <w:t>Miller, J. D., E. E. Knapp, C. H. Key, C. N. Skinner, C. J. Isbell, R. M. Creasy, and J. W. Sherlock. 2009. Calibration and validation of the relative differenced Normalized Burn Ratio (RdNBR) to three measures of fire severity in the Sierra Nevada and Klamath Mountains, California, USA. Remote Sensing of Environment 113:645-646.</w:t>
      </w:r>
    </w:p>
    <w:p w14:paraId="3ADDF64A" w14:textId="77777777" w:rsidR="0091419A" w:rsidRPr="0091419A" w:rsidRDefault="0091419A" w:rsidP="0091419A">
      <w:pPr>
        <w:pStyle w:val="EndNoteBibliography"/>
        <w:spacing w:after="0"/>
        <w:ind w:left="420" w:hanging="420"/>
      </w:pPr>
      <w:r w:rsidRPr="0091419A">
        <w:t>Miller, J. D., and B. Quayle. 2015. Calibration and validation of immediate post-fire satellite derived data to three severity metrics. Fire Ecology 11:12-30.</w:t>
      </w:r>
    </w:p>
    <w:p w14:paraId="444DCE15" w14:textId="77777777" w:rsidR="001F2581" w:rsidRDefault="001F2581" w:rsidP="0091419A">
      <w:pPr>
        <w:pStyle w:val="EndNoteBibliography"/>
        <w:spacing w:after="0"/>
        <w:ind w:left="420" w:hanging="420"/>
        <w:rPr>
          <w:ins w:id="489" w:author="Miller, Jay D -FS" w:date="2016-11-08T11:14:00Z"/>
        </w:rPr>
      </w:pPr>
      <w:ins w:id="490" w:author="Miller, Jay D -FS" w:date="2016-11-08T11:14:00Z">
        <w:r w:rsidRPr="001F2581">
          <w:t xml:space="preserve">O'Connor, C. D., D. A. Falk, A. M. Lynch, and T. W. Swetnam. 2014. Fire severity, size, and climate associations diverge from historical precedent along an ecological gradient in the Pinaleño Mountains, Arizona, USA. Forest Ecology and Management 329:264-278. </w:t>
        </w:r>
      </w:ins>
    </w:p>
    <w:p w14:paraId="3D6AC496" w14:textId="77E7E726" w:rsidR="0091419A" w:rsidRPr="0091419A" w:rsidRDefault="0091419A" w:rsidP="0091419A">
      <w:pPr>
        <w:pStyle w:val="EndNoteBibliography"/>
        <w:spacing w:after="0"/>
        <w:ind w:left="420" w:hanging="420"/>
      </w:pPr>
      <w:r w:rsidRPr="0091419A">
        <w:t>Odion, D. C., C. T. Hanson, A. Arsenault, W. L. Baker, D. A. DellaSala, R. L. Hutto, W. Klenner, M. A. Moritz, R. L. Sherriff, T. T. Veblen, and M. A. Williams. 2014. Examining historical and current mixed-severity fire regimes in ponderosa pine and mixed-conifer forests of western North America. Plos One 9:e87852.</w:t>
      </w:r>
    </w:p>
    <w:p w14:paraId="649CA565" w14:textId="77777777" w:rsidR="0091419A" w:rsidRPr="0091419A" w:rsidRDefault="0091419A" w:rsidP="0091419A">
      <w:pPr>
        <w:pStyle w:val="EndNoteBibliography"/>
        <w:spacing w:after="0"/>
        <w:ind w:left="420" w:hanging="420"/>
      </w:pPr>
      <w:r w:rsidRPr="0091419A">
        <w:t>Perry, D. A., P. F. Hessburg, C. N. Skinner, T. A. Spies, S. L. Stephens, A. H. Taylor, J. F. Franklin, B. McComb, and G. Riegel. 2011. The ecology of mixed severity fire regimes in Washington, Oregon, and Northern California. Forest Ecology and Management 262:703-717.</w:t>
      </w:r>
    </w:p>
    <w:p w14:paraId="5D7C3551" w14:textId="77777777" w:rsidR="0091419A" w:rsidRPr="0091419A" w:rsidRDefault="0091419A" w:rsidP="0091419A">
      <w:pPr>
        <w:pStyle w:val="EndNoteBibliography"/>
        <w:spacing w:after="0"/>
        <w:ind w:left="420" w:hanging="420"/>
      </w:pPr>
      <w:r w:rsidRPr="0091419A">
        <w:lastRenderedPageBreak/>
        <w:t>Romme, W. H. 1982. Fire and landscape diversity in subalpine forests of Yellowstone National Park. Ecological Monographs 52:199-221.</w:t>
      </w:r>
    </w:p>
    <w:p w14:paraId="48D2C6E9" w14:textId="77777777" w:rsidR="0091419A" w:rsidRPr="0091419A" w:rsidRDefault="0091419A" w:rsidP="0091419A">
      <w:pPr>
        <w:pStyle w:val="EndNoteBibliography"/>
        <w:spacing w:after="0"/>
        <w:ind w:left="420" w:hanging="420"/>
      </w:pPr>
      <w:r w:rsidRPr="0091419A">
        <w:t xml:space="preserve">Safford, H. D., G. D. Hayward, N. E. Heller, and J. A. Wiens. 2012. Historical ecology, climate change, and resource management: can the past still inform the future? Pages 46-62 </w:t>
      </w:r>
      <w:r w:rsidRPr="0091419A">
        <w:rPr>
          <w:i/>
        </w:rPr>
        <w:t>in</w:t>
      </w:r>
      <w:r w:rsidRPr="0091419A">
        <w:t xml:space="preserve"> J. A. Wiens, G. D. Hayward, H. D. Safford, and C. M. Giffen, editors. Historical environmental variation in conservation and natural resource management, first edition John Wiley &amp; Sons.</w:t>
      </w:r>
    </w:p>
    <w:p w14:paraId="13C4AD2C" w14:textId="77777777" w:rsidR="0091419A" w:rsidRDefault="0091419A" w:rsidP="0091419A">
      <w:pPr>
        <w:pStyle w:val="EndNoteBibliography"/>
        <w:spacing w:after="0"/>
        <w:ind w:left="420" w:hanging="420"/>
        <w:rPr>
          <w:ins w:id="491" w:author="Malcolm North" w:date="2016-11-20T13:29:00Z"/>
        </w:rPr>
      </w:pPr>
      <w:r w:rsidRPr="0091419A">
        <w:t>Schoennagel, T., T. T. Veblen, and W. H. Romme. 2004. The interaction of fire, fuels, and climate across Rocky Mountain forests. Bioscience 54:661-676.</w:t>
      </w:r>
    </w:p>
    <w:p w14:paraId="7F202257" w14:textId="77777777" w:rsidR="00500E9D" w:rsidRPr="00500E9D" w:rsidRDefault="00500E9D" w:rsidP="00500E9D">
      <w:pPr>
        <w:spacing w:after="0" w:line="480" w:lineRule="auto"/>
        <w:ind w:left="450" w:hanging="450"/>
        <w:rPr>
          <w:ins w:id="492" w:author="Malcolm North" w:date="2016-11-20T13:29:00Z"/>
          <w:rFonts w:ascii="Times New Roman" w:eastAsia="Times New Roman" w:hAnsi="Times New Roman" w:cs="Times New Roman"/>
          <w:sz w:val="20"/>
          <w:szCs w:val="20"/>
        </w:rPr>
      </w:pPr>
      <w:ins w:id="493" w:author="Malcolm North" w:date="2016-11-20T13:29:00Z">
        <w:r w:rsidRPr="00500E9D">
          <w:rPr>
            <w:rFonts w:ascii="Times New Roman" w:eastAsia="Times New Roman" w:hAnsi="Times New Roman" w:cs="Times New Roman"/>
            <w:color w:val="666666"/>
            <w:sz w:val="24"/>
            <w:szCs w:val="24"/>
            <w:shd w:val="clear" w:color="auto" w:fill="FFFFFF"/>
          </w:rPr>
          <w:t>Seidl, R., T.A. Spies, D.L. Peterson, S.L. Stephens, and J.A. Hicke. 2016. Searching for resilience: addressing the impacts of changing disturbance regimes on forest ecosystem services. Journal of Applied Ecology 53:120-129.</w:t>
        </w:r>
      </w:ins>
    </w:p>
    <w:p w14:paraId="73A9AAD9" w14:textId="10FCA063" w:rsidR="00BE1824" w:rsidRDefault="00BE1824" w:rsidP="0091419A">
      <w:pPr>
        <w:pStyle w:val="EndNoteBibliography"/>
        <w:spacing w:after="0"/>
        <w:ind w:left="420" w:hanging="420"/>
        <w:rPr>
          <w:ins w:id="494" w:author="Stephens" w:date="2016-11-17T13:32:00Z"/>
        </w:rPr>
      </w:pPr>
      <w:ins w:id="495" w:author="Stephens" w:date="2016-11-17T13:33:00Z">
        <w:r w:rsidRPr="00BE1824">
          <w:t>Stephens, S.L., Lydersen, J.M., Collins, B.M., Fry, D.L., Meyer, M.D. 2015. Historical and current landscape-scale ponderosa pine and mixed-conifer forest structure in the Southern Sierra Nevada. Ecosphere 6(5) art 79.</w:t>
        </w:r>
      </w:ins>
    </w:p>
    <w:p w14:paraId="28BBC263" w14:textId="77777777" w:rsidR="0091419A" w:rsidRPr="0091419A" w:rsidRDefault="0091419A" w:rsidP="0091419A">
      <w:pPr>
        <w:pStyle w:val="EndNoteBibliography"/>
        <w:spacing w:after="0"/>
        <w:ind w:left="420" w:hanging="420"/>
      </w:pPr>
      <w:r w:rsidRPr="0091419A">
        <w:t>Stevens, J. T., H. D. Safford, M. P. North, J. S. Fried, A. N. Gray, P. M. Brown, C. R. Dolanc, S. Z. Dobrowski, D. A. Falk, C. A. Farris, J. F. Franklin, P. Z. Fulé, R. K. Hagmann, E. E. Knapp, J. D. Miller, D. F. Smith, T. W. Swetnam, and A. H. Taylor. 2016. Average Stand Age from Forest Inventory Plots Does Not Describe Historical Fire Regimes in Ponderosa Pine and Mixed-Conifer Forests of Western North America. Plos One 11:e0147688.</w:t>
      </w:r>
    </w:p>
    <w:p w14:paraId="64A37A7E" w14:textId="77777777" w:rsidR="0091419A" w:rsidRPr="0091419A" w:rsidRDefault="0091419A" w:rsidP="0091419A">
      <w:pPr>
        <w:pStyle w:val="EndNoteBibliography"/>
        <w:spacing w:after="0"/>
        <w:ind w:left="420" w:hanging="420"/>
      </w:pPr>
      <w:r w:rsidRPr="0091419A">
        <w:t>Swetnam, T. W., C. D. Allen, and J. L. Betancourt. 1999. Applied historical ecology: using the past to manage for the future. Ecological Applications 9:1189-1206.</w:t>
      </w:r>
    </w:p>
    <w:p w14:paraId="2304B659" w14:textId="77777777" w:rsidR="0091419A" w:rsidRPr="0091419A" w:rsidRDefault="0091419A" w:rsidP="0091419A">
      <w:pPr>
        <w:pStyle w:val="EndNoteBibliography"/>
        <w:spacing w:after="0"/>
        <w:ind w:left="420" w:hanging="420"/>
      </w:pPr>
      <w:r w:rsidRPr="0091419A">
        <w:t>Taylor, A. H. 2004. Identifying forest reference conditions on early cut-over lands, Lake Tahoe Basin, USA. Ecological Applications 14:1903-1920.</w:t>
      </w:r>
    </w:p>
    <w:p w14:paraId="11FE6731" w14:textId="77777777" w:rsidR="0091419A" w:rsidRPr="0091419A" w:rsidRDefault="0091419A" w:rsidP="0091419A">
      <w:pPr>
        <w:pStyle w:val="EndNoteBibliography"/>
        <w:spacing w:after="0"/>
        <w:ind w:left="420" w:hanging="420"/>
      </w:pPr>
      <w:r w:rsidRPr="0091419A">
        <w:lastRenderedPageBreak/>
        <w:t>USDA-FS. 2012. Increasing the pace of restoration and job creation on our National Forests.Published Report, U.S. Department of Agriculture, Forest Service.</w:t>
      </w:r>
    </w:p>
    <w:p w14:paraId="5EA0CD7A" w14:textId="77777777" w:rsidR="0091419A" w:rsidRPr="0091419A" w:rsidRDefault="0091419A" w:rsidP="0091419A">
      <w:pPr>
        <w:pStyle w:val="EndNoteBibliography"/>
        <w:ind w:left="420" w:hanging="420"/>
      </w:pPr>
      <w:r w:rsidRPr="0091419A">
        <w:t>Williams, M. A., and W. L. Baker. 2012. Comparison of the higher-severity fire regime in historical (A.D. 1800s) and modern (A.D. 1984-2009) montane forests across 624,156 ha of the Colorado Front Range. Ecosystems 15:832-847.</w:t>
      </w:r>
    </w:p>
    <w:p w14:paraId="088DB7DA" w14:textId="369A75AA" w:rsidR="00DD0341" w:rsidRDefault="00C01BD2"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3FD2E61C" w14:textId="77777777" w:rsidR="00C01BD2" w:rsidRDefault="00C01BD2" w:rsidP="00DD0341">
      <w:pPr>
        <w:pStyle w:val="NoSpacing"/>
        <w:spacing w:line="480" w:lineRule="auto"/>
        <w:rPr>
          <w:rFonts w:ascii="Times New Roman" w:hAnsi="Times New Roman" w:cs="Times New Roman"/>
          <w:sz w:val="24"/>
          <w:szCs w:val="24"/>
        </w:rPr>
      </w:pPr>
    </w:p>
    <w:p w14:paraId="18D297B1" w14:textId="77777777" w:rsidR="008516EA" w:rsidRDefault="008516EA">
      <w:pPr>
        <w:rPr>
          <w:rFonts w:ascii="Times New Roman" w:hAnsi="Times New Roman" w:cs="Times New Roman"/>
          <w:sz w:val="24"/>
          <w:szCs w:val="24"/>
        </w:rPr>
      </w:pPr>
      <w:r>
        <w:rPr>
          <w:rFonts w:ascii="Times New Roman" w:hAnsi="Times New Roman" w:cs="Times New Roman"/>
          <w:sz w:val="24"/>
          <w:szCs w:val="24"/>
        </w:rPr>
        <w:br w:type="page"/>
      </w:r>
    </w:p>
    <w:p w14:paraId="62121AC5" w14:textId="77777777" w:rsidR="00C01BD2" w:rsidRPr="0045425A" w:rsidRDefault="008516EA" w:rsidP="00262733">
      <w:pPr>
        <w:pStyle w:val="NoSpacing"/>
        <w:spacing w:line="480" w:lineRule="auto"/>
        <w:rPr>
          <w:rFonts w:ascii="Times New Roman" w:hAnsi="Times New Roman" w:cs="Times New Roman"/>
          <w:b/>
          <w:sz w:val="24"/>
          <w:szCs w:val="24"/>
        </w:rPr>
      </w:pPr>
      <w:r w:rsidRPr="0045425A">
        <w:rPr>
          <w:rFonts w:ascii="Times New Roman" w:hAnsi="Times New Roman" w:cs="Times New Roman"/>
          <w:b/>
          <w:sz w:val="24"/>
          <w:szCs w:val="24"/>
        </w:rPr>
        <w:lastRenderedPageBreak/>
        <w:t>Figure captions</w:t>
      </w:r>
    </w:p>
    <w:p w14:paraId="6B99DD9E" w14:textId="6D5533A2" w:rsidR="00262733" w:rsidRDefault="008516EA" w:rsidP="00A81DEC">
      <w:pPr>
        <w:spacing w:after="120" w:line="480" w:lineRule="auto"/>
        <w:rPr>
          <w:rFonts w:ascii="Times New Roman" w:hAnsi="Times New Roman" w:cs="Times New Roman"/>
          <w:sz w:val="24"/>
          <w:szCs w:val="24"/>
        </w:rPr>
      </w:pPr>
      <w:r>
        <w:rPr>
          <w:rFonts w:ascii="Times New Roman" w:hAnsi="Times New Roman" w:cs="Times New Roman"/>
          <w:sz w:val="24"/>
          <w:szCs w:val="24"/>
        </w:rPr>
        <w:t>Figure 1.</w:t>
      </w:r>
      <w:r w:rsidR="00262733">
        <w:rPr>
          <w:rFonts w:ascii="Times New Roman" w:hAnsi="Times New Roman" w:cs="Times New Roman"/>
          <w:sz w:val="24"/>
          <w:szCs w:val="24"/>
        </w:rPr>
        <w:t xml:space="preserve"> </w:t>
      </w:r>
      <w:r w:rsidR="006D6A29">
        <w:rPr>
          <w:rFonts w:ascii="Times New Roman" w:hAnsi="Times New Roman" w:cs="Times New Roman"/>
          <w:sz w:val="24"/>
          <w:szCs w:val="24"/>
        </w:rPr>
        <w:t>C</w:t>
      </w:r>
      <w:r w:rsidR="00262733">
        <w:rPr>
          <w:rFonts w:ascii="Times New Roman" w:hAnsi="Times New Roman" w:cs="Times New Roman"/>
          <w:sz w:val="24"/>
          <w:szCs w:val="24"/>
        </w:rPr>
        <w:t xml:space="preserve">ontrasting spatial </w:t>
      </w:r>
      <w:r w:rsidR="00B1727E">
        <w:rPr>
          <w:rFonts w:ascii="Times New Roman" w:hAnsi="Times New Roman" w:cs="Times New Roman"/>
          <w:sz w:val="24"/>
          <w:szCs w:val="24"/>
        </w:rPr>
        <w:t>patterns of fires</w:t>
      </w:r>
      <w:r w:rsidR="00262733">
        <w:rPr>
          <w:rFonts w:ascii="Times New Roman" w:hAnsi="Times New Roman" w:cs="Times New Roman"/>
          <w:sz w:val="24"/>
          <w:szCs w:val="24"/>
        </w:rPr>
        <w:t xml:space="preserve"> that burned with </w:t>
      </w:r>
      <w:r w:rsidR="008F37A5">
        <w:rPr>
          <w:rFonts w:ascii="Times New Roman" w:hAnsi="Times New Roman" w:cs="Times New Roman"/>
          <w:sz w:val="24"/>
          <w:szCs w:val="24"/>
        </w:rPr>
        <w:t>“</w:t>
      </w:r>
      <w:r w:rsidR="00262733">
        <w:rPr>
          <w:rFonts w:ascii="Times New Roman" w:hAnsi="Times New Roman" w:cs="Times New Roman"/>
          <w:sz w:val="24"/>
          <w:szCs w:val="24"/>
        </w:rPr>
        <w:t>mixed</w:t>
      </w:r>
      <w:r w:rsidR="008F37A5">
        <w:rPr>
          <w:rFonts w:ascii="Times New Roman" w:hAnsi="Times New Roman" w:cs="Times New Roman"/>
          <w:sz w:val="24"/>
          <w:szCs w:val="24"/>
        </w:rPr>
        <w:t>”</w:t>
      </w:r>
      <w:r w:rsidR="00262733">
        <w:rPr>
          <w:rFonts w:ascii="Times New Roman" w:hAnsi="Times New Roman" w:cs="Times New Roman"/>
          <w:sz w:val="24"/>
          <w:szCs w:val="24"/>
        </w:rPr>
        <w:t xml:space="preserve"> severity in the Sierra Nevada</w:t>
      </w:r>
      <w:r w:rsidR="006D6A29">
        <w:rPr>
          <w:rFonts w:ascii="Times New Roman" w:hAnsi="Times New Roman" w:cs="Times New Roman"/>
          <w:sz w:val="24"/>
          <w:szCs w:val="24"/>
        </w:rPr>
        <w:t xml:space="preserve">, USA </w:t>
      </w:r>
      <w:r w:rsidR="00262733">
        <w:rPr>
          <w:rFonts w:ascii="Times New Roman" w:hAnsi="Times New Roman" w:cs="Times New Roman"/>
          <w:sz w:val="24"/>
          <w:szCs w:val="24"/>
        </w:rPr>
        <w:t>(top).</w:t>
      </w:r>
      <w:r w:rsidR="006D6A29">
        <w:rPr>
          <w:rFonts w:ascii="Times New Roman" w:hAnsi="Times New Roman" w:cs="Times New Roman"/>
          <w:sz w:val="24"/>
          <w:szCs w:val="24"/>
        </w:rPr>
        <w:t xml:space="preserve"> </w:t>
      </w:r>
      <w:r w:rsidR="00262733">
        <w:rPr>
          <w:rFonts w:ascii="Times New Roman" w:hAnsi="Times New Roman" w:cs="Times New Roman"/>
          <w:sz w:val="24"/>
          <w:szCs w:val="24"/>
        </w:rPr>
        <w:t xml:space="preserve">Fire severity classes are based on the relative </w:t>
      </w:r>
      <w:r w:rsidR="00262733" w:rsidRPr="001C39E4">
        <w:rPr>
          <w:rFonts w:ascii="Times New Roman" w:eastAsia="Calibri" w:hAnsi="Times New Roman" w:cs="Times New Roman"/>
          <w:sz w:val="24"/>
          <w:szCs w:val="18"/>
        </w:rPr>
        <w:t>differenced normalized burn ratio</w:t>
      </w:r>
      <w:r w:rsidR="00262733">
        <w:rPr>
          <w:rFonts w:ascii="Times New Roman" w:hAnsi="Times New Roman" w:cs="Times New Roman"/>
          <w:sz w:val="24"/>
          <w:szCs w:val="24"/>
        </w:rPr>
        <w:t xml:space="preserve"> (</w:t>
      </w:r>
      <w:proofErr w:type="spellStart"/>
      <w:r w:rsidR="00262733">
        <w:rPr>
          <w:rFonts w:ascii="Times New Roman" w:hAnsi="Times New Roman" w:cs="Times New Roman"/>
          <w:sz w:val="24"/>
          <w:szCs w:val="24"/>
        </w:rPr>
        <w:t>RdNBR</w:t>
      </w:r>
      <w:proofErr w:type="spellEnd"/>
      <w:r w:rsidR="00262733">
        <w:rPr>
          <w:rFonts w:ascii="Times New Roman" w:hAnsi="Times New Roman" w:cs="Times New Roman"/>
          <w:sz w:val="24"/>
          <w:szCs w:val="24"/>
        </w:rPr>
        <w:t>) using threshold values</w:t>
      </w:r>
      <w:r w:rsidR="008F37A5">
        <w:rPr>
          <w:rFonts w:ascii="Times New Roman" w:hAnsi="Times New Roman" w:cs="Times New Roman"/>
          <w:sz w:val="24"/>
          <w:szCs w:val="24"/>
        </w:rPr>
        <w:t xml:space="preserve"> from Miller and </w:t>
      </w:r>
      <w:proofErr w:type="spellStart"/>
      <w:r w:rsidR="008F37A5">
        <w:rPr>
          <w:rFonts w:ascii="Times New Roman" w:hAnsi="Times New Roman" w:cs="Times New Roman"/>
          <w:sz w:val="24"/>
          <w:szCs w:val="24"/>
        </w:rPr>
        <w:t>Thode</w:t>
      </w:r>
      <w:proofErr w:type="spellEnd"/>
      <w:r w:rsidR="008F37A5">
        <w:rPr>
          <w:rFonts w:ascii="Times New Roman" w:hAnsi="Times New Roman" w:cs="Times New Roman"/>
          <w:sz w:val="24"/>
          <w:szCs w:val="24"/>
        </w:rPr>
        <w:t xml:space="preserve"> (2007). </w:t>
      </w:r>
      <w:proofErr w:type="spellStart"/>
      <w:r w:rsidR="008F37A5">
        <w:rPr>
          <w:rFonts w:ascii="Times New Roman" w:hAnsi="Times New Roman" w:cs="Times New Roman"/>
          <w:sz w:val="24"/>
          <w:szCs w:val="24"/>
        </w:rPr>
        <w:t>RdNBR</w:t>
      </w:r>
      <w:proofErr w:type="spellEnd"/>
      <w:r w:rsidR="008F37A5">
        <w:rPr>
          <w:rFonts w:ascii="Times New Roman" w:hAnsi="Times New Roman" w:cs="Times New Roman"/>
          <w:sz w:val="24"/>
          <w:szCs w:val="24"/>
        </w:rPr>
        <w:t xml:space="preserve"> histograms </w:t>
      </w:r>
      <w:r w:rsidR="00262733">
        <w:rPr>
          <w:rFonts w:ascii="Times New Roman" w:hAnsi="Times New Roman" w:cs="Times New Roman"/>
          <w:sz w:val="24"/>
          <w:szCs w:val="24"/>
        </w:rPr>
        <w:t>of all 30 m pixels within fire perimeters</w:t>
      </w:r>
      <w:r w:rsidR="008F37A5">
        <w:rPr>
          <w:rFonts w:ascii="Times New Roman" w:hAnsi="Times New Roman" w:cs="Times New Roman"/>
          <w:sz w:val="24"/>
          <w:szCs w:val="24"/>
        </w:rPr>
        <w:t xml:space="preserve"> (middle)</w:t>
      </w:r>
      <w:r w:rsidR="00262733">
        <w:rPr>
          <w:rFonts w:ascii="Times New Roman" w:hAnsi="Times New Roman" w:cs="Times New Roman"/>
          <w:sz w:val="24"/>
          <w:szCs w:val="24"/>
        </w:rPr>
        <w:t xml:space="preserve"> </w:t>
      </w:r>
      <w:r w:rsidR="006D6A29">
        <w:rPr>
          <w:rFonts w:ascii="Times New Roman" w:hAnsi="Times New Roman" w:cs="Times New Roman"/>
          <w:sz w:val="24"/>
          <w:szCs w:val="24"/>
        </w:rPr>
        <w:t>are colored by the same fi</w:t>
      </w:r>
      <w:r w:rsidR="00C61C9D">
        <w:rPr>
          <w:rFonts w:ascii="Times New Roman" w:hAnsi="Times New Roman" w:cs="Times New Roman"/>
          <w:sz w:val="24"/>
          <w:szCs w:val="24"/>
        </w:rPr>
        <w:t>re severity class thresholds, with total percentages f</w:t>
      </w:r>
      <w:r w:rsidR="008D27F9">
        <w:rPr>
          <w:rFonts w:ascii="Times New Roman" w:hAnsi="Times New Roman" w:cs="Times New Roman"/>
          <w:sz w:val="24"/>
          <w:szCs w:val="24"/>
        </w:rPr>
        <w:t>or each class reported above. D</w:t>
      </w:r>
      <w:r w:rsidR="00C61C9D">
        <w:rPr>
          <w:rFonts w:ascii="Times New Roman" w:hAnsi="Times New Roman" w:cs="Times New Roman"/>
          <w:sz w:val="24"/>
          <w:szCs w:val="24"/>
        </w:rPr>
        <w:t>istribution</w:t>
      </w:r>
      <w:r w:rsidR="00B1727E">
        <w:rPr>
          <w:rFonts w:ascii="Times New Roman" w:hAnsi="Times New Roman" w:cs="Times New Roman"/>
          <w:sz w:val="24"/>
          <w:szCs w:val="24"/>
        </w:rPr>
        <w:t>s</w:t>
      </w:r>
      <w:r w:rsidR="008D27F9">
        <w:rPr>
          <w:rFonts w:ascii="Times New Roman" w:hAnsi="Times New Roman" w:cs="Times New Roman"/>
          <w:sz w:val="24"/>
          <w:szCs w:val="24"/>
        </w:rPr>
        <w:t xml:space="preserve"> of both proportional</w:t>
      </w:r>
      <w:r w:rsidR="00C61C9D">
        <w:rPr>
          <w:rFonts w:ascii="Times New Roman" w:hAnsi="Times New Roman" w:cs="Times New Roman"/>
          <w:sz w:val="24"/>
          <w:szCs w:val="24"/>
        </w:rPr>
        <w:t xml:space="preserve"> stand-replacing patch area and number of stand-replacing patches </w:t>
      </w:r>
      <w:r w:rsidR="00B1727E">
        <w:rPr>
          <w:rFonts w:ascii="Times New Roman" w:hAnsi="Times New Roman" w:cs="Times New Roman"/>
          <w:sz w:val="24"/>
          <w:szCs w:val="24"/>
        </w:rPr>
        <w:t>(bottom) pertain to the “high” severity class alone.</w:t>
      </w:r>
      <w:r w:rsidR="00431F10">
        <w:rPr>
          <w:rFonts w:ascii="Times New Roman" w:hAnsi="Times New Roman" w:cs="Times New Roman"/>
          <w:sz w:val="24"/>
          <w:szCs w:val="24"/>
        </w:rPr>
        <w:t xml:space="preserve"> </w:t>
      </w:r>
      <w:r w:rsidR="006E7D05">
        <w:rPr>
          <w:rFonts w:ascii="Times New Roman" w:hAnsi="Times New Roman" w:cs="Times New Roman"/>
          <w:sz w:val="24"/>
          <w:szCs w:val="24"/>
        </w:rPr>
        <w:t xml:space="preserve">Patches were delineated using the same </w:t>
      </w:r>
      <w:del w:id="496" w:author="Peter M. Brown" w:date="2016-11-25T08:19:00Z">
        <w:r w:rsidR="006E7D05" w:rsidDel="00172260">
          <w:rPr>
            <w:rFonts w:ascii="Times New Roman" w:hAnsi="Times New Roman" w:cs="Times New Roman"/>
            <w:sz w:val="24"/>
            <w:szCs w:val="24"/>
          </w:rPr>
          <w:delText xml:space="preserve">methodology </w:delText>
        </w:r>
      </w:del>
      <w:ins w:id="497" w:author="Peter M. Brown" w:date="2016-11-25T08:19:00Z">
        <w:r w:rsidR="00172260">
          <w:rPr>
            <w:rFonts w:ascii="Times New Roman" w:hAnsi="Times New Roman" w:cs="Times New Roman"/>
            <w:sz w:val="24"/>
            <w:szCs w:val="24"/>
          </w:rPr>
          <w:t>method</w:t>
        </w:r>
        <w:r w:rsidR="00172260">
          <w:rPr>
            <w:rFonts w:ascii="Times New Roman" w:hAnsi="Times New Roman" w:cs="Times New Roman"/>
            <w:sz w:val="24"/>
            <w:szCs w:val="24"/>
          </w:rPr>
          <w:t>s</w:t>
        </w:r>
        <w:r w:rsidR="00172260">
          <w:rPr>
            <w:rFonts w:ascii="Times New Roman" w:hAnsi="Times New Roman" w:cs="Times New Roman"/>
            <w:sz w:val="24"/>
            <w:szCs w:val="24"/>
          </w:rPr>
          <w:t xml:space="preserve"> </w:t>
        </w:r>
      </w:ins>
      <w:r w:rsidR="006E7D05">
        <w:rPr>
          <w:rFonts w:ascii="Times New Roman" w:hAnsi="Times New Roman" w:cs="Times New Roman"/>
          <w:sz w:val="24"/>
          <w:szCs w:val="24"/>
        </w:rPr>
        <w:t xml:space="preserve">described in Collins and Stephens (2010). </w:t>
      </w:r>
      <w:r w:rsidR="00431F10">
        <w:rPr>
          <w:rFonts w:ascii="Times New Roman" w:hAnsi="Times New Roman" w:cs="Times New Roman"/>
          <w:sz w:val="24"/>
          <w:szCs w:val="24"/>
        </w:rPr>
        <w:t>The shaded bands in these distributions indicate the mean proportion of total patch area +/- one standard deviation. Means and standard deviations were calculated using all non-zero patch size class proportions.</w:t>
      </w:r>
      <w:ins w:id="498" w:author="Stephens" w:date="2016-11-17T13:27:00Z">
        <w:r w:rsidR="00820409">
          <w:rPr>
            <w:rFonts w:ascii="Times New Roman" w:hAnsi="Times New Roman" w:cs="Times New Roman"/>
            <w:sz w:val="24"/>
            <w:szCs w:val="24"/>
          </w:rPr>
          <w:t xml:space="preserve"> ID the horizontal line in the gray area?</w:t>
        </w:r>
      </w:ins>
    </w:p>
    <w:p w14:paraId="08D7DF60" w14:textId="48EF1790" w:rsidR="006E0B1E" w:rsidRDefault="00B1727E" w:rsidP="008F37A5">
      <w:pPr>
        <w:spacing w:after="120" w:line="480" w:lineRule="auto"/>
        <w:rPr>
          <w:rFonts w:ascii="Times New Roman" w:hAnsi="Times New Roman" w:cs="Times New Roman"/>
          <w:sz w:val="24"/>
          <w:szCs w:val="24"/>
        </w:rPr>
      </w:pPr>
      <w:r>
        <w:rPr>
          <w:rFonts w:ascii="Times New Roman" w:hAnsi="Times New Roman" w:cs="Times New Roman"/>
          <w:sz w:val="24"/>
          <w:szCs w:val="24"/>
        </w:rPr>
        <w:t>Figure 2.</w:t>
      </w:r>
      <w:r w:rsidR="00955DF0" w:rsidRPr="00955DF0">
        <w:t xml:space="preserve"> </w:t>
      </w:r>
      <w:r w:rsidR="00955DF0" w:rsidRPr="00955DF0">
        <w:rPr>
          <w:rFonts w:ascii="Times New Roman" w:hAnsi="Times New Roman" w:cs="Times New Roman"/>
          <w:sz w:val="24"/>
          <w:szCs w:val="24"/>
        </w:rPr>
        <w:t xml:space="preserve">Four hypothetical </w:t>
      </w:r>
      <w:r w:rsidR="00A81DEC">
        <w:rPr>
          <w:rFonts w:ascii="Times New Roman" w:hAnsi="Times New Roman" w:cs="Times New Roman"/>
          <w:sz w:val="24"/>
          <w:szCs w:val="24"/>
        </w:rPr>
        <w:t xml:space="preserve">stand-replacing </w:t>
      </w:r>
      <w:r w:rsidR="00955DF0" w:rsidRPr="00955DF0">
        <w:rPr>
          <w:rFonts w:ascii="Times New Roman" w:hAnsi="Times New Roman" w:cs="Times New Roman"/>
          <w:sz w:val="24"/>
          <w:szCs w:val="24"/>
        </w:rPr>
        <w:t>patch configurations</w:t>
      </w:r>
      <w:r w:rsidR="00A81DEC">
        <w:rPr>
          <w:rFonts w:ascii="Times New Roman" w:hAnsi="Times New Roman" w:cs="Times New Roman"/>
          <w:sz w:val="24"/>
          <w:szCs w:val="24"/>
        </w:rPr>
        <w:t xml:space="preserve"> for the same total fire area (3600 ha) and stand-replacing proportion (28%). Patch sizes</w:t>
      </w:r>
      <w:r w:rsidR="00882EC6">
        <w:rPr>
          <w:rFonts w:ascii="Times New Roman" w:hAnsi="Times New Roman" w:cs="Times New Roman"/>
          <w:sz w:val="24"/>
          <w:szCs w:val="24"/>
        </w:rPr>
        <w:t xml:space="preserve"> were</w:t>
      </w:r>
      <w:r w:rsidR="001C487B">
        <w:rPr>
          <w:rFonts w:ascii="Times New Roman" w:hAnsi="Times New Roman" w:cs="Times New Roman"/>
          <w:sz w:val="24"/>
          <w:szCs w:val="24"/>
        </w:rPr>
        <w:t xml:space="preserve"> </w:t>
      </w:r>
      <w:r w:rsidR="00882EC6">
        <w:rPr>
          <w:rFonts w:ascii="Times New Roman" w:hAnsi="Times New Roman" w:cs="Times New Roman"/>
          <w:sz w:val="24"/>
          <w:szCs w:val="24"/>
        </w:rPr>
        <w:t>~</w:t>
      </w:r>
      <w:r w:rsidR="001C487B">
        <w:rPr>
          <w:rFonts w:ascii="Times New Roman" w:hAnsi="Times New Roman" w:cs="Times New Roman"/>
          <w:sz w:val="24"/>
          <w:szCs w:val="24"/>
        </w:rPr>
        <w:t>1 ha</w:t>
      </w:r>
      <w:r w:rsidR="00955DF0" w:rsidRPr="00955DF0">
        <w:rPr>
          <w:rFonts w:ascii="Times New Roman" w:hAnsi="Times New Roman" w:cs="Times New Roman"/>
          <w:sz w:val="24"/>
          <w:szCs w:val="24"/>
        </w:rPr>
        <w:t xml:space="preserve"> (a)</w:t>
      </w:r>
      <w:r w:rsidR="00882EC6">
        <w:rPr>
          <w:rFonts w:ascii="Times New Roman" w:hAnsi="Times New Roman" w:cs="Times New Roman"/>
          <w:sz w:val="24"/>
          <w:szCs w:val="24"/>
        </w:rPr>
        <w:t>, 10 ha (b), ~100 ha (c) and</w:t>
      </w:r>
      <w:r w:rsidR="00955DF0" w:rsidRPr="00955DF0">
        <w:rPr>
          <w:rFonts w:ascii="Times New Roman" w:hAnsi="Times New Roman" w:cs="Times New Roman"/>
          <w:sz w:val="24"/>
          <w:szCs w:val="24"/>
        </w:rPr>
        <w:t xml:space="preserve"> </w:t>
      </w:r>
      <w:r w:rsidR="00882EC6">
        <w:rPr>
          <w:rFonts w:ascii="Times New Roman" w:hAnsi="Times New Roman" w:cs="Times New Roman"/>
          <w:sz w:val="24"/>
          <w:szCs w:val="24"/>
        </w:rPr>
        <w:t xml:space="preserve">1000 ha </w:t>
      </w:r>
      <w:r w:rsidR="00955DF0" w:rsidRPr="00955DF0">
        <w:rPr>
          <w:rFonts w:ascii="Times New Roman" w:hAnsi="Times New Roman" w:cs="Times New Roman"/>
          <w:sz w:val="24"/>
          <w:szCs w:val="24"/>
        </w:rPr>
        <w:t xml:space="preserve">(d). Panel (e) illustrates </w:t>
      </w:r>
      <w:r w:rsidR="002C3B93">
        <w:rPr>
          <w:rFonts w:ascii="Times New Roman" w:hAnsi="Times New Roman" w:cs="Times New Roman"/>
          <w:sz w:val="24"/>
          <w:szCs w:val="24"/>
        </w:rPr>
        <w:t xml:space="preserve">how stand-replacing area in these different configurations is distributed as a function of distance-to-patch-edge (i.e., moving further towards the interior of patches). Plots for the different configuration were fitted to </w:t>
      </w:r>
      <w:r w:rsidR="00882EC6">
        <w:rPr>
          <w:rFonts w:ascii="Times New Roman" w:hAnsi="Times New Roman" w:cs="Times New Roman"/>
          <w:sz w:val="24"/>
          <w:szCs w:val="24"/>
        </w:rPr>
        <w:t>the modified logistic function in Eq. 1</w:t>
      </w:r>
      <w:r w:rsidR="00955DF0" w:rsidRPr="00955DF0">
        <w:rPr>
          <w:rFonts w:ascii="Times New Roman" w:hAnsi="Times New Roman" w:cs="Times New Roman"/>
          <w:sz w:val="24"/>
          <w:szCs w:val="24"/>
        </w:rPr>
        <w:t>.</w:t>
      </w:r>
      <w:r w:rsidR="002C3B93">
        <w:rPr>
          <w:rFonts w:ascii="Times New Roman" w:hAnsi="Times New Roman" w:cs="Times New Roman"/>
          <w:sz w:val="24"/>
          <w:szCs w:val="24"/>
        </w:rPr>
        <w:t xml:space="preserve"> The </w:t>
      </w:r>
      <w:del w:id="499" w:author="Stephens" w:date="2016-11-17T13:28:00Z">
        <w:r w:rsidR="002C3B93" w:rsidDel="00820409">
          <w:rPr>
            <w:rFonts w:ascii="Times New Roman" w:hAnsi="Times New Roman" w:cs="Times New Roman"/>
            <w:sz w:val="24"/>
            <w:szCs w:val="24"/>
          </w:rPr>
          <w:delText xml:space="preserve">parameter </w:delText>
        </w:r>
        <w:r w:rsidR="002C3B93" w:rsidRPr="002C3B93" w:rsidDel="00820409">
          <w:rPr>
            <w:rFonts w:ascii="Times New Roman" w:hAnsi="Times New Roman" w:cs="Times New Roman"/>
            <w:i/>
            <w:sz w:val="24"/>
            <w:szCs w:val="24"/>
          </w:rPr>
          <w:delText>q</w:delText>
        </w:r>
      </w:del>
      <w:ins w:id="500" w:author="Stephens" w:date="2016-11-17T13:28:00Z">
        <w:r w:rsidR="00820409">
          <w:rPr>
            <w:rFonts w:ascii="Times New Roman" w:hAnsi="Times New Roman" w:cs="Times New Roman"/>
            <w:sz w:val="24"/>
            <w:szCs w:val="24"/>
          </w:rPr>
          <w:t>severity decay coefficient (S</w:t>
        </w:r>
      </w:ins>
      <w:ins w:id="501" w:author="Stephens" w:date="2016-11-17T13:44:00Z">
        <w:r w:rsidR="00E17FC7">
          <w:rPr>
            <w:rFonts w:ascii="Times New Roman" w:hAnsi="Times New Roman" w:cs="Times New Roman"/>
            <w:sz w:val="24"/>
            <w:szCs w:val="24"/>
          </w:rPr>
          <w:t>DC</w:t>
        </w:r>
      </w:ins>
      <w:ins w:id="502" w:author="Stephens" w:date="2016-11-17T13:28:00Z">
        <w:r w:rsidR="00820409">
          <w:rPr>
            <w:rFonts w:ascii="Times New Roman" w:hAnsi="Times New Roman" w:cs="Times New Roman"/>
            <w:sz w:val="24"/>
            <w:szCs w:val="24"/>
          </w:rPr>
          <w:t>)</w:t>
        </w:r>
      </w:ins>
      <w:r w:rsidR="002C3B93">
        <w:rPr>
          <w:rFonts w:ascii="Times New Roman" w:hAnsi="Times New Roman" w:cs="Times New Roman"/>
          <w:sz w:val="24"/>
          <w:szCs w:val="24"/>
        </w:rPr>
        <w:t xml:space="preserve"> is reported for each configuration.</w:t>
      </w:r>
    </w:p>
    <w:p w14:paraId="148F5578" w14:textId="588E1C58" w:rsidR="0045425A" w:rsidRDefault="006E0B1E" w:rsidP="008F37A5">
      <w:pPr>
        <w:spacing w:after="120" w:line="480" w:lineRule="auto"/>
        <w:rPr>
          <w:rFonts w:ascii="Times New Roman" w:hAnsi="Times New Roman" w:cs="Times New Roman"/>
          <w:sz w:val="24"/>
          <w:szCs w:val="24"/>
        </w:rPr>
      </w:pPr>
      <w:r>
        <w:rPr>
          <w:rFonts w:ascii="Times New Roman" w:hAnsi="Times New Roman" w:cs="Times New Roman"/>
          <w:sz w:val="24"/>
          <w:szCs w:val="24"/>
        </w:rPr>
        <w:t>Figure 3.</w:t>
      </w:r>
      <w:r w:rsidR="001E2542">
        <w:rPr>
          <w:rFonts w:ascii="Times New Roman" w:hAnsi="Times New Roman" w:cs="Times New Roman"/>
          <w:sz w:val="24"/>
          <w:szCs w:val="24"/>
        </w:rPr>
        <w:t xml:space="preserve"> Stand-replacing area for</w:t>
      </w:r>
      <w:r w:rsidR="00B219BF">
        <w:rPr>
          <w:rFonts w:ascii="Times New Roman" w:hAnsi="Times New Roman" w:cs="Times New Roman"/>
          <w:sz w:val="24"/>
          <w:szCs w:val="24"/>
        </w:rPr>
        <w:t xml:space="preserve"> two example</w:t>
      </w:r>
      <w:r w:rsidR="00B219BF" w:rsidRPr="00B219BF">
        <w:rPr>
          <w:rFonts w:ascii="Times New Roman" w:hAnsi="Times New Roman" w:cs="Times New Roman"/>
          <w:sz w:val="24"/>
          <w:szCs w:val="24"/>
        </w:rPr>
        <w:t xml:space="preserve"> </w:t>
      </w:r>
      <w:r w:rsidR="00B219BF">
        <w:rPr>
          <w:rFonts w:ascii="Times New Roman" w:hAnsi="Times New Roman" w:cs="Times New Roman"/>
          <w:sz w:val="24"/>
          <w:szCs w:val="24"/>
        </w:rPr>
        <w:t>wild</w:t>
      </w:r>
      <w:r w:rsidR="00B219BF" w:rsidRPr="00B219BF">
        <w:rPr>
          <w:rFonts w:ascii="Times New Roman" w:hAnsi="Times New Roman" w:cs="Times New Roman"/>
          <w:sz w:val="24"/>
          <w:szCs w:val="24"/>
        </w:rPr>
        <w:t xml:space="preserve">fires </w:t>
      </w:r>
      <w:r w:rsidR="00A81DEC">
        <w:rPr>
          <w:rFonts w:ascii="Times New Roman" w:hAnsi="Times New Roman" w:cs="Times New Roman"/>
          <w:sz w:val="24"/>
          <w:szCs w:val="24"/>
        </w:rPr>
        <w:t xml:space="preserve">that occurred in the Klamath region, northwestern California, USA. </w:t>
      </w:r>
      <w:r w:rsidR="001E2542">
        <w:rPr>
          <w:rFonts w:ascii="Times New Roman" w:hAnsi="Times New Roman" w:cs="Times New Roman"/>
          <w:sz w:val="24"/>
          <w:szCs w:val="24"/>
        </w:rPr>
        <w:t>Both fires have similar total</w:t>
      </w:r>
      <w:r w:rsidR="00A81DEC">
        <w:rPr>
          <w:rFonts w:ascii="Times New Roman" w:hAnsi="Times New Roman" w:cs="Times New Roman"/>
          <w:sz w:val="24"/>
          <w:szCs w:val="24"/>
        </w:rPr>
        <w:t xml:space="preserve"> </w:t>
      </w:r>
      <w:r w:rsidR="00B219BF" w:rsidRPr="00B219BF">
        <w:rPr>
          <w:rFonts w:ascii="Times New Roman" w:hAnsi="Times New Roman" w:cs="Times New Roman"/>
          <w:sz w:val="24"/>
          <w:szCs w:val="24"/>
        </w:rPr>
        <w:t>area</w:t>
      </w:r>
      <w:r w:rsidR="00A81DEC">
        <w:rPr>
          <w:rFonts w:ascii="Times New Roman" w:hAnsi="Times New Roman" w:cs="Times New Roman"/>
          <w:sz w:val="24"/>
          <w:szCs w:val="24"/>
        </w:rPr>
        <w:t xml:space="preserve"> (4643 ha and 5319 ha)</w:t>
      </w:r>
      <w:r w:rsidR="00B219BF" w:rsidRPr="00B219BF">
        <w:rPr>
          <w:rFonts w:ascii="Times New Roman" w:hAnsi="Times New Roman" w:cs="Times New Roman"/>
          <w:sz w:val="24"/>
          <w:szCs w:val="24"/>
        </w:rPr>
        <w:t xml:space="preserve"> </w:t>
      </w:r>
      <w:r w:rsidR="00FE67F9">
        <w:rPr>
          <w:rFonts w:ascii="Times New Roman" w:hAnsi="Times New Roman" w:cs="Times New Roman"/>
          <w:sz w:val="24"/>
          <w:szCs w:val="24"/>
        </w:rPr>
        <w:t>and</w:t>
      </w:r>
      <w:r w:rsidR="00A81DEC">
        <w:rPr>
          <w:rFonts w:ascii="Times New Roman" w:hAnsi="Times New Roman" w:cs="Times New Roman"/>
          <w:sz w:val="24"/>
          <w:szCs w:val="24"/>
        </w:rPr>
        <w:t xml:space="preserve"> stand-replacing proportions</w:t>
      </w:r>
      <w:r w:rsidR="002C3B93">
        <w:rPr>
          <w:rFonts w:ascii="Times New Roman" w:hAnsi="Times New Roman" w:cs="Times New Roman"/>
          <w:sz w:val="24"/>
          <w:szCs w:val="24"/>
        </w:rPr>
        <w:t xml:space="preserve"> (20</w:t>
      </w:r>
      <w:r w:rsidR="00FE67F9">
        <w:rPr>
          <w:rFonts w:ascii="Times New Roman" w:hAnsi="Times New Roman" w:cs="Times New Roman"/>
          <w:sz w:val="24"/>
          <w:szCs w:val="24"/>
        </w:rPr>
        <w:t xml:space="preserve">%), but different patterns of stand-replacing </w:t>
      </w:r>
      <w:del w:id="503" w:author="Stephens" w:date="2016-11-17T13:29:00Z">
        <w:r w:rsidR="00FE67F9" w:rsidDel="00820409">
          <w:rPr>
            <w:rFonts w:ascii="Times New Roman" w:hAnsi="Times New Roman" w:cs="Times New Roman"/>
            <w:sz w:val="24"/>
            <w:szCs w:val="24"/>
          </w:rPr>
          <w:delText>area</w:delText>
        </w:r>
      </w:del>
      <w:ins w:id="504" w:author="Stephens" w:date="2016-11-17T13:29:00Z">
        <w:r w:rsidR="00820409">
          <w:rPr>
            <w:rFonts w:ascii="Times New Roman" w:hAnsi="Times New Roman" w:cs="Times New Roman"/>
            <w:sz w:val="24"/>
            <w:szCs w:val="24"/>
          </w:rPr>
          <w:t>patches</w:t>
        </w:r>
      </w:ins>
      <w:r w:rsidR="00FE67F9">
        <w:rPr>
          <w:rFonts w:ascii="Times New Roman" w:hAnsi="Times New Roman" w:cs="Times New Roman"/>
          <w:sz w:val="24"/>
          <w:szCs w:val="24"/>
        </w:rPr>
        <w:t>. These different patterns are captured by the plots showing how s</w:t>
      </w:r>
      <w:r w:rsidR="00FE67F9" w:rsidRPr="00FE67F9">
        <w:rPr>
          <w:rFonts w:ascii="Times New Roman" w:hAnsi="Times New Roman" w:cs="Times New Roman"/>
          <w:sz w:val="24"/>
          <w:szCs w:val="24"/>
        </w:rPr>
        <w:t xml:space="preserve">tand-replacing area </w:t>
      </w:r>
      <w:r w:rsidR="00FE67F9">
        <w:rPr>
          <w:rFonts w:ascii="Times New Roman" w:hAnsi="Times New Roman" w:cs="Times New Roman"/>
          <w:sz w:val="24"/>
          <w:szCs w:val="24"/>
        </w:rPr>
        <w:t>is distributed</w:t>
      </w:r>
      <w:r w:rsidR="00FE67F9" w:rsidRPr="00FE67F9">
        <w:rPr>
          <w:rFonts w:ascii="Times New Roman" w:hAnsi="Times New Roman" w:cs="Times New Roman"/>
          <w:sz w:val="24"/>
          <w:szCs w:val="24"/>
        </w:rPr>
        <w:t xml:space="preserve"> as a </w:t>
      </w:r>
      <w:r w:rsidR="00FE67F9" w:rsidRPr="00FE67F9">
        <w:rPr>
          <w:rFonts w:ascii="Times New Roman" w:hAnsi="Times New Roman" w:cs="Times New Roman"/>
          <w:sz w:val="24"/>
          <w:szCs w:val="24"/>
        </w:rPr>
        <w:lastRenderedPageBreak/>
        <w:t>function of distance-to-patch-edge</w:t>
      </w:r>
      <w:r w:rsidR="00FE67F9">
        <w:rPr>
          <w:rFonts w:ascii="Times New Roman" w:hAnsi="Times New Roman" w:cs="Times New Roman"/>
          <w:sz w:val="24"/>
          <w:szCs w:val="24"/>
        </w:rPr>
        <w:t xml:space="preserve">. The numbers reported are the </w:t>
      </w:r>
      <w:ins w:id="505" w:author="Stephens" w:date="2016-11-17T13:29:00Z">
        <w:r w:rsidR="00BE1824" w:rsidRPr="00BE1824">
          <w:rPr>
            <w:rFonts w:ascii="Times New Roman" w:hAnsi="Times New Roman" w:cs="Times New Roman"/>
            <w:sz w:val="24"/>
            <w:szCs w:val="24"/>
            <w:rPrChange w:id="506" w:author="Stephens" w:date="2016-11-17T13:29:00Z">
              <w:rPr>
                <w:rFonts w:ascii="Times New Roman" w:hAnsi="Times New Roman" w:cs="Times New Roman"/>
                <w:i/>
                <w:sz w:val="24"/>
                <w:szCs w:val="24"/>
              </w:rPr>
            </w:rPrChange>
          </w:rPr>
          <w:t>severity decay coefficient (S</w:t>
        </w:r>
      </w:ins>
      <w:ins w:id="507" w:author="Stephens" w:date="2016-11-17T13:45:00Z">
        <w:r w:rsidR="00E17FC7">
          <w:rPr>
            <w:rFonts w:ascii="Times New Roman" w:hAnsi="Times New Roman" w:cs="Times New Roman"/>
            <w:sz w:val="24"/>
            <w:szCs w:val="24"/>
          </w:rPr>
          <w:t>DC</w:t>
        </w:r>
      </w:ins>
      <w:ins w:id="508" w:author="Stephens" w:date="2016-11-17T13:29:00Z">
        <w:r w:rsidR="00BE1824" w:rsidRPr="00BE1824">
          <w:rPr>
            <w:rFonts w:ascii="Times New Roman" w:hAnsi="Times New Roman" w:cs="Times New Roman"/>
            <w:sz w:val="24"/>
            <w:szCs w:val="24"/>
            <w:rPrChange w:id="509" w:author="Stephens" w:date="2016-11-17T13:29:00Z">
              <w:rPr>
                <w:rFonts w:ascii="Times New Roman" w:hAnsi="Times New Roman" w:cs="Times New Roman"/>
                <w:i/>
                <w:sz w:val="24"/>
                <w:szCs w:val="24"/>
              </w:rPr>
            </w:rPrChange>
          </w:rPr>
          <w:t>)</w:t>
        </w:r>
        <w:r w:rsidR="00BE1824" w:rsidRPr="00BE1824">
          <w:rPr>
            <w:rFonts w:ascii="Times New Roman" w:hAnsi="Times New Roman" w:cs="Times New Roman"/>
            <w:i/>
            <w:sz w:val="24"/>
            <w:szCs w:val="24"/>
          </w:rPr>
          <w:t xml:space="preserve"> </w:t>
        </w:r>
      </w:ins>
      <w:del w:id="510" w:author="Stephens" w:date="2016-11-17T13:29:00Z">
        <w:r w:rsidR="00FE67F9" w:rsidRPr="00FE67F9" w:rsidDel="00BE1824">
          <w:rPr>
            <w:rFonts w:ascii="Times New Roman" w:hAnsi="Times New Roman" w:cs="Times New Roman"/>
            <w:i/>
            <w:sz w:val="24"/>
            <w:szCs w:val="24"/>
          </w:rPr>
          <w:delText>q</w:delText>
        </w:r>
        <w:r w:rsidR="00FE67F9" w:rsidDel="00BE1824">
          <w:rPr>
            <w:rFonts w:ascii="Times New Roman" w:hAnsi="Times New Roman" w:cs="Times New Roman"/>
            <w:sz w:val="24"/>
            <w:szCs w:val="24"/>
          </w:rPr>
          <w:delText xml:space="preserve"> parameter </w:delText>
        </w:r>
      </w:del>
      <w:r w:rsidR="001E2542">
        <w:rPr>
          <w:rFonts w:ascii="Times New Roman" w:hAnsi="Times New Roman" w:cs="Times New Roman"/>
          <w:sz w:val="24"/>
          <w:szCs w:val="24"/>
        </w:rPr>
        <w:t>for each fitted line (described in Figure 2)</w:t>
      </w:r>
      <w:r w:rsidR="00FE67F9">
        <w:rPr>
          <w:rFonts w:ascii="Times New Roman" w:hAnsi="Times New Roman" w:cs="Times New Roman"/>
          <w:sz w:val="24"/>
          <w:szCs w:val="24"/>
        </w:rPr>
        <w:t>.</w:t>
      </w:r>
    </w:p>
    <w:p w14:paraId="571DAB45" w14:textId="76D8A756" w:rsidR="0045425A" w:rsidRDefault="0045425A" w:rsidP="008F37A5">
      <w:p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Figure 4. Distribution of the </w:t>
      </w:r>
      <w:ins w:id="511" w:author="Stephens" w:date="2016-11-17T13:29:00Z">
        <w:r w:rsidR="00BE1824" w:rsidRPr="00BE1824">
          <w:rPr>
            <w:rFonts w:ascii="Times New Roman" w:hAnsi="Times New Roman" w:cs="Times New Roman"/>
            <w:sz w:val="24"/>
            <w:szCs w:val="24"/>
          </w:rPr>
          <w:t>severity decay coefficient (</w:t>
        </w:r>
      </w:ins>
      <w:ins w:id="512" w:author="Stephens" w:date="2016-11-17T13:45:00Z">
        <w:r w:rsidR="00E17FC7">
          <w:rPr>
            <w:rFonts w:ascii="Times New Roman" w:hAnsi="Times New Roman" w:cs="Times New Roman"/>
            <w:sz w:val="24"/>
            <w:szCs w:val="24"/>
          </w:rPr>
          <w:t>SDC</w:t>
        </w:r>
      </w:ins>
      <w:ins w:id="513" w:author="Stephens" w:date="2016-11-17T13:29:00Z">
        <w:r w:rsidR="00BE1824" w:rsidRPr="00BE1824">
          <w:rPr>
            <w:rFonts w:ascii="Times New Roman" w:hAnsi="Times New Roman" w:cs="Times New Roman"/>
            <w:sz w:val="24"/>
            <w:szCs w:val="24"/>
          </w:rPr>
          <w:t xml:space="preserve">) </w:t>
        </w:r>
      </w:ins>
      <w:del w:id="514" w:author="Stephens" w:date="2016-11-17T13:29:00Z">
        <w:r w:rsidDel="00BE1824">
          <w:rPr>
            <w:rFonts w:ascii="Times New Roman" w:hAnsi="Times New Roman" w:cs="Times New Roman"/>
            <w:sz w:val="24"/>
            <w:szCs w:val="24"/>
          </w:rPr>
          <w:delText>decay coefficient</w:delText>
        </w:r>
      </w:del>
      <w:r>
        <w:rPr>
          <w:rFonts w:ascii="Times New Roman" w:hAnsi="Times New Roman" w:cs="Times New Roman"/>
          <w:sz w:val="24"/>
          <w:szCs w:val="24"/>
        </w:rPr>
        <w:t xml:space="preserve"> estimated for 436 fires in California between 1984 and 2015. The four colored lines correspond to the colors and patch configurations in Fig. 2. Smaller values of </w:t>
      </w:r>
      <w:proofErr w:type="gramStart"/>
      <w:r>
        <w:rPr>
          <w:rFonts w:ascii="Times New Roman" w:hAnsi="Times New Roman" w:cs="Times New Roman"/>
          <w:sz w:val="24"/>
          <w:szCs w:val="24"/>
        </w:rPr>
        <w:t>log(</w:t>
      </w:r>
      <w:proofErr w:type="gramEnd"/>
      <w:r>
        <w:rPr>
          <w:rFonts w:ascii="Times New Roman" w:hAnsi="Times New Roman" w:cs="Times New Roman"/>
          <w:i/>
          <w:sz w:val="24"/>
          <w:szCs w:val="24"/>
        </w:rPr>
        <w:t>q</w:t>
      </w:r>
      <w:r>
        <w:rPr>
          <w:rFonts w:ascii="Times New Roman" w:hAnsi="Times New Roman" w:cs="Times New Roman"/>
          <w:sz w:val="24"/>
          <w:szCs w:val="24"/>
        </w:rPr>
        <w:t>) indicate fires with much of their high-severity area far from the patch edge. Exact values for any given distance to patch edge can be estimated using Eq. 1.</w:t>
      </w:r>
    </w:p>
    <w:p w14:paraId="4851EF7E" w14:textId="06D32448" w:rsidR="00BE1824" w:rsidRDefault="0045425A" w:rsidP="0045425A">
      <w:pPr>
        <w:pStyle w:val="NoSpacing"/>
        <w:spacing w:line="480" w:lineRule="auto"/>
        <w:rPr>
          <w:ins w:id="515" w:author="Stephens" w:date="2016-11-17T13:30:00Z"/>
          <w:rFonts w:ascii="Times New Roman" w:hAnsi="Times New Roman" w:cs="Times New Roman"/>
          <w:sz w:val="24"/>
          <w:szCs w:val="24"/>
        </w:rPr>
      </w:pPr>
      <w:r>
        <w:rPr>
          <w:rFonts w:ascii="Times New Roman" w:hAnsi="Times New Roman" w:cs="Times New Roman"/>
          <w:sz w:val="24"/>
          <w:szCs w:val="24"/>
        </w:rPr>
        <w:t xml:space="preserve">Figure 5. </w:t>
      </w:r>
      <w:commentRangeStart w:id="516"/>
      <w:r>
        <w:rPr>
          <w:rFonts w:ascii="Times New Roman" w:hAnsi="Times New Roman" w:cs="Times New Roman"/>
          <w:sz w:val="24"/>
          <w:szCs w:val="24"/>
        </w:rPr>
        <w:t>The log of the decay coefficient (</w:t>
      </w:r>
      <w:r>
        <w:rPr>
          <w:rFonts w:ascii="Times New Roman" w:hAnsi="Times New Roman" w:cs="Times New Roman"/>
          <w:i/>
          <w:sz w:val="24"/>
          <w:szCs w:val="24"/>
        </w:rPr>
        <w:t>q</w:t>
      </w:r>
      <w:r>
        <w:rPr>
          <w:rFonts w:ascii="Times New Roman" w:hAnsi="Times New Roman" w:cs="Times New Roman"/>
          <w:sz w:val="24"/>
          <w:szCs w:val="24"/>
        </w:rPr>
        <w:t>) as a function of the log of the fire size (A) and percent stand-replacing (B), for 432 fires in California from 1984-2015</w:t>
      </w:r>
      <w:commentRangeEnd w:id="516"/>
      <w:r w:rsidR="006A5137">
        <w:rPr>
          <w:rStyle w:val="CommentReference"/>
        </w:rPr>
        <w:commentReference w:id="516"/>
      </w:r>
      <w:r>
        <w:rPr>
          <w:rFonts w:ascii="Times New Roman" w:hAnsi="Times New Roman" w:cs="Times New Roman"/>
          <w:sz w:val="24"/>
          <w:szCs w:val="24"/>
        </w:rPr>
        <w:t xml:space="preserve">. Larger fires </w:t>
      </w:r>
      <w:ins w:id="517" w:author="Miller, Jay D -FS" w:date="2016-11-04T13:27:00Z">
        <w:r w:rsidR="006A5137">
          <w:rPr>
            <w:rFonts w:ascii="Times New Roman" w:hAnsi="Times New Roman" w:cs="Times New Roman"/>
            <w:sz w:val="24"/>
            <w:szCs w:val="24"/>
          </w:rPr>
          <w:t xml:space="preserve">and percentages of high severity </w:t>
        </w:r>
      </w:ins>
      <w:r>
        <w:rPr>
          <w:rFonts w:ascii="Times New Roman" w:hAnsi="Times New Roman" w:cs="Times New Roman"/>
          <w:sz w:val="24"/>
          <w:szCs w:val="24"/>
        </w:rPr>
        <w:t xml:space="preserve">are associated with smaller </w:t>
      </w:r>
      <w:ins w:id="518" w:author="Stephens" w:date="2016-11-17T13:30:00Z">
        <w:r w:rsidR="00BE1824" w:rsidRPr="00BE1824">
          <w:rPr>
            <w:rFonts w:ascii="Times New Roman" w:hAnsi="Times New Roman" w:cs="Times New Roman"/>
            <w:sz w:val="24"/>
            <w:szCs w:val="24"/>
            <w:rPrChange w:id="519" w:author="Stephens" w:date="2016-11-17T13:30:00Z">
              <w:rPr>
                <w:rFonts w:ascii="Times New Roman" w:hAnsi="Times New Roman" w:cs="Times New Roman"/>
                <w:i/>
                <w:sz w:val="24"/>
                <w:szCs w:val="24"/>
              </w:rPr>
            </w:rPrChange>
          </w:rPr>
          <w:t>severity decay coefficient (S</w:t>
        </w:r>
      </w:ins>
      <w:ins w:id="520" w:author="Stephens" w:date="2016-11-17T13:45:00Z">
        <w:r w:rsidR="00E17FC7">
          <w:rPr>
            <w:rFonts w:ascii="Times New Roman" w:hAnsi="Times New Roman" w:cs="Times New Roman"/>
            <w:sz w:val="24"/>
            <w:szCs w:val="24"/>
          </w:rPr>
          <w:t>DC</w:t>
        </w:r>
      </w:ins>
      <w:ins w:id="521" w:author="Stephens" w:date="2016-11-17T13:30:00Z">
        <w:r w:rsidR="00BE1824" w:rsidRPr="00BE1824">
          <w:rPr>
            <w:rFonts w:ascii="Times New Roman" w:hAnsi="Times New Roman" w:cs="Times New Roman"/>
            <w:sz w:val="24"/>
            <w:szCs w:val="24"/>
            <w:rPrChange w:id="522" w:author="Stephens" w:date="2016-11-17T13:30:00Z">
              <w:rPr>
                <w:rFonts w:ascii="Times New Roman" w:hAnsi="Times New Roman" w:cs="Times New Roman"/>
                <w:i/>
                <w:sz w:val="24"/>
                <w:szCs w:val="24"/>
              </w:rPr>
            </w:rPrChange>
          </w:rPr>
          <w:t>)</w:t>
        </w:r>
        <w:r w:rsidR="00BE1824" w:rsidRPr="00BE1824">
          <w:rPr>
            <w:rFonts w:ascii="Times New Roman" w:hAnsi="Times New Roman" w:cs="Times New Roman"/>
            <w:i/>
            <w:sz w:val="24"/>
            <w:szCs w:val="24"/>
          </w:rPr>
          <w:t xml:space="preserve"> </w:t>
        </w:r>
      </w:ins>
      <w:del w:id="523" w:author="Stephens" w:date="2016-11-17T13:30:00Z">
        <w:r w:rsidDel="00BE1824">
          <w:rPr>
            <w:rFonts w:ascii="Times New Roman" w:hAnsi="Times New Roman" w:cs="Times New Roman"/>
            <w:i/>
            <w:sz w:val="24"/>
            <w:szCs w:val="24"/>
          </w:rPr>
          <w:delText>q</w:delText>
        </w:r>
      </w:del>
      <w:r>
        <w:rPr>
          <w:rFonts w:ascii="Times New Roman" w:hAnsi="Times New Roman" w:cs="Times New Roman"/>
          <w:sz w:val="24"/>
          <w:szCs w:val="24"/>
        </w:rPr>
        <w:t xml:space="preserve"> values, but there is considerable variation in </w:t>
      </w:r>
      <w:del w:id="524" w:author="Stephens" w:date="2016-11-17T13:30:00Z">
        <w:r w:rsidDel="00BE1824">
          <w:rPr>
            <w:rFonts w:ascii="Times New Roman" w:hAnsi="Times New Roman" w:cs="Times New Roman"/>
            <w:sz w:val="24"/>
            <w:szCs w:val="24"/>
          </w:rPr>
          <w:delText xml:space="preserve">q </w:delText>
        </w:r>
      </w:del>
      <w:ins w:id="525" w:author="Stephens" w:date="2016-11-17T13:30:00Z">
        <w:r w:rsidR="00BE1824">
          <w:rPr>
            <w:rFonts w:ascii="Times New Roman" w:hAnsi="Times New Roman" w:cs="Times New Roman"/>
            <w:sz w:val="24"/>
            <w:szCs w:val="24"/>
          </w:rPr>
          <w:t>S</w:t>
        </w:r>
      </w:ins>
      <w:ins w:id="526" w:author="Stephens" w:date="2016-11-17T13:45:00Z">
        <w:r w:rsidR="00E17FC7">
          <w:rPr>
            <w:rFonts w:ascii="Times New Roman" w:hAnsi="Times New Roman" w:cs="Times New Roman"/>
            <w:sz w:val="24"/>
            <w:szCs w:val="24"/>
          </w:rPr>
          <w:t>DC</w:t>
        </w:r>
      </w:ins>
      <w:ins w:id="527" w:author="Stephens" w:date="2016-11-17T13:30:00Z">
        <w:r w:rsidR="00BE1824">
          <w:rPr>
            <w:rFonts w:ascii="Times New Roman" w:hAnsi="Times New Roman" w:cs="Times New Roman"/>
            <w:sz w:val="24"/>
            <w:szCs w:val="24"/>
          </w:rPr>
          <w:t xml:space="preserve"> </w:t>
        </w:r>
      </w:ins>
      <w:r>
        <w:rPr>
          <w:rFonts w:ascii="Times New Roman" w:hAnsi="Times New Roman" w:cs="Times New Roman"/>
          <w:sz w:val="24"/>
          <w:szCs w:val="24"/>
        </w:rPr>
        <w:t xml:space="preserve">for any given fire size </w:t>
      </w:r>
      <w:ins w:id="528" w:author="Miller, Jay D -FS" w:date="2016-11-04T13:27:00Z">
        <w:r w:rsidR="006A5137">
          <w:rPr>
            <w:rFonts w:ascii="Times New Roman" w:hAnsi="Times New Roman" w:cs="Times New Roman"/>
            <w:sz w:val="24"/>
            <w:szCs w:val="24"/>
          </w:rPr>
          <w:t xml:space="preserve">or high severity </w:t>
        </w:r>
      </w:ins>
      <w:r>
        <w:rPr>
          <w:rFonts w:ascii="Times New Roman" w:hAnsi="Times New Roman" w:cs="Times New Roman"/>
          <w:sz w:val="24"/>
          <w:szCs w:val="24"/>
        </w:rPr>
        <w:t>class. The colored lines represent the different hypothetical patch configurations in Fig. 2.</w:t>
      </w:r>
    </w:p>
    <w:p w14:paraId="5CA12BC8" w14:textId="25B5B5E0" w:rsidR="008516EA" w:rsidRDefault="00BE1824" w:rsidP="0045425A">
      <w:pPr>
        <w:pStyle w:val="NoSpacing"/>
        <w:spacing w:line="480" w:lineRule="auto"/>
        <w:rPr>
          <w:rFonts w:ascii="Times New Roman" w:hAnsi="Times New Roman" w:cs="Times New Roman"/>
          <w:sz w:val="24"/>
          <w:szCs w:val="24"/>
        </w:rPr>
      </w:pPr>
      <w:ins w:id="529" w:author="Stephens" w:date="2016-11-17T13:30:00Z">
        <w:r>
          <w:rPr>
            <w:rFonts w:ascii="Times New Roman" w:hAnsi="Times New Roman" w:cs="Times New Roman"/>
            <w:sz w:val="24"/>
            <w:szCs w:val="24"/>
          </w:rPr>
          <w:t>Is there a reason why there are 436 fires in figure 4 but only 432 fires in f</w:t>
        </w:r>
      </w:ins>
      <w:ins w:id="530" w:author="Stephens" w:date="2016-11-17T13:31:00Z">
        <w:r>
          <w:rPr>
            <w:rFonts w:ascii="Times New Roman" w:hAnsi="Times New Roman" w:cs="Times New Roman"/>
            <w:sz w:val="24"/>
            <w:szCs w:val="24"/>
          </w:rPr>
          <w:t>igure 5?</w:t>
        </w:r>
      </w:ins>
      <w:r w:rsidR="008516EA">
        <w:rPr>
          <w:rFonts w:ascii="Times New Roman" w:hAnsi="Times New Roman" w:cs="Times New Roman"/>
          <w:sz w:val="24"/>
          <w:szCs w:val="24"/>
        </w:rPr>
        <w:br w:type="page"/>
      </w:r>
    </w:p>
    <w:p w14:paraId="2E19838E" w14:textId="77777777" w:rsidR="008516EA" w:rsidRDefault="008516EA"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p>
    <w:p w14:paraId="23D8A7A5" w14:textId="77777777" w:rsidR="008516EA" w:rsidRDefault="008516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8EA643" wp14:editId="7F8D2F67">
            <wp:extent cx="5943599" cy="590647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Severity_Patches_Com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599" cy="5906478"/>
                    </a:xfrm>
                    <a:prstGeom prst="rect">
                      <a:avLst/>
                    </a:prstGeom>
                  </pic:spPr>
                </pic:pic>
              </a:graphicData>
            </a:graphic>
          </wp:inline>
        </w:drawing>
      </w:r>
      <w:r>
        <w:rPr>
          <w:rFonts w:ascii="Times New Roman" w:hAnsi="Times New Roman" w:cs="Times New Roman"/>
          <w:sz w:val="24"/>
          <w:szCs w:val="24"/>
        </w:rPr>
        <w:br w:type="page"/>
      </w:r>
    </w:p>
    <w:p w14:paraId="49A41C3D" w14:textId="65E2AAAE" w:rsidR="008516EA" w:rsidRDefault="00262733"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r w:rsidR="009A1166">
        <w:rPr>
          <w:rFonts w:ascii="Times New Roman" w:hAnsi="Times New Roman" w:cs="Times New Roman"/>
          <w:sz w:val="24"/>
          <w:szCs w:val="24"/>
        </w:rPr>
        <w:t>. [</w:t>
      </w:r>
      <w:r w:rsidR="009A1166" w:rsidRPr="009A1166">
        <w:rPr>
          <w:rFonts w:ascii="Times New Roman" w:hAnsi="Times New Roman" w:cs="Times New Roman"/>
          <w:sz w:val="24"/>
          <w:szCs w:val="24"/>
          <w:highlight w:val="yellow"/>
        </w:rPr>
        <w:t>Jens will eventually label and replace y axis in panel E with “proportion of original stand-replacing area” to be consistent throughout.]</w:t>
      </w:r>
    </w:p>
    <w:p w14:paraId="5FA06D80" w14:textId="77777777" w:rsidR="00BE1824" w:rsidRDefault="00E633A0">
      <w:pPr>
        <w:rPr>
          <w:ins w:id="531" w:author="Stephens" w:date="2016-11-17T13:31:00Z"/>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29061C" wp14:editId="6D021060">
            <wp:extent cx="4495800" cy="6743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6-11-01.pdf"/>
                    <pic:cNvPicPr/>
                  </pic:nvPicPr>
                  <pic:blipFill>
                    <a:blip r:embed="rId9">
                      <a:extLst>
                        <a:ext uri="{28A0092B-C50C-407E-A947-70E740481C1C}">
                          <a14:useLocalDpi xmlns:a14="http://schemas.microsoft.com/office/drawing/2010/main" val="0"/>
                        </a:ext>
                      </a:extLst>
                    </a:blip>
                    <a:stretch>
                      <a:fillRect/>
                    </a:stretch>
                  </pic:blipFill>
                  <pic:spPr>
                    <a:xfrm>
                      <a:off x="0" y="0"/>
                      <a:ext cx="4495800" cy="6743700"/>
                    </a:xfrm>
                    <a:prstGeom prst="rect">
                      <a:avLst/>
                    </a:prstGeom>
                  </pic:spPr>
                </pic:pic>
              </a:graphicData>
            </a:graphic>
          </wp:inline>
        </w:drawing>
      </w:r>
    </w:p>
    <w:p w14:paraId="74B3FF9B" w14:textId="77777777" w:rsidR="00BE1824" w:rsidRDefault="00BE1824">
      <w:pPr>
        <w:rPr>
          <w:ins w:id="532" w:author="Stephens" w:date="2016-11-17T13:31:00Z"/>
          <w:rFonts w:ascii="Times New Roman" w:hAnsi="Times New Roman" w:cs="Times New Roman"/>
          <w:sz w:val="24"/>
          <w:szCs w:val="24"/>
        </w:rPr>
      </w:pPr>
    </w:p>
    <w:p w14:paraId="37DC2BF3" w14:textId="02F91326" w:rsidR="00262733" w:rsidRDefault="00BE1824">
      <w:pPr>
        <w:rPr>
          <w:rFonts w:ascii="Times New Roman" w:hAnsi="Times New Roman" w:cs="Times New Roman"/>
          <w:sz w:val="24"/>
          <w:szCs w:val="24"/>
        </w:rPr>
      </w:pPr>
      <w:ins w:id="533" w:author="Stephens" w:date="2016-11-17T13:31:00Z">
        <w:r>
          <w:rPr>
            <w:rFonts w:ascii="Times New Roman" w:hAnsi="Times New Roman" w:cs="Times New Roman"/>
            <w:sz w:val="24"/>
            <w:szCs w:val="24"/>
          </w:rPr>
          <w:t xml:space="preserve">Need to define solid and dashed lines in </w:t>
        </w:r>
      </w:ins>
      <w:ins w:id="534" w:author="Stephens" w:date="2016-11-17T13:32:00Z">
        <w:r>
          <w:rPr>
            <w:rFonts w:ascii="Times New Roman" w:hAnsi="Times New Roman" w:cs="Times New Roman"/>
            <w:sz w:val="24"/>
            <w:szCs w:val="24"/>
          </w:rPr>
          <w:t>figure</w:t>
        </w:r>
      </w:ins>
      <w:ins w:id="535" w:author="Stephens" w:date="2016-11-17T13:31:00Z">
        <w:r>
          <w:rPr>
            <w:rFonts w:ascii="Times New Roman" w:hAnsi="Times New Roman" w:cs="Times New Roman"/>
            <w:sz w:val="24"/>
            <w:szCs w:val="24"/>
          </w:rPr>
          <w:t>?</w:t>
        </w:r>
      </w:ins>
      <w:r w:rsidR="00262733">
        <w:rPr>
          <w:rFonts w:ascii="Times New Roman" w:hAnsi="Times New Roman" w:cs="Times New Roman"/>
          <w:sz w:val="24"/>
          <w:szCs w:val="24"/>
        </w:rPr>
        <w:br w:type="page"/>
      </w:r>
    </w:p>
    <w:p w14:paraId="148ED050" w14:textId="77777777" w:rsidR="00262733" w:rsidRDefault="00955DF0"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3</w:t>
      </w:r>
    </w:p>
    <w:p w14:paraId="45DA4808" w14:textId="5252EDF4" w:rsidR="00955DF0" w:rsidRDefault="00882EC6" w:rsidP="00DD0341">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7F91CA" wp14:editId="06529892">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6-11-01.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20A32DF" w14:textId="3532F834" w:rsidR="006E0B1E" w:rsidRDefault="00BE1824">
      <w:pPr>
        <w:rPr>
          <w:rFonts w:ascii="Times New Roman" w:hAnsi="Times New Roman" w:cs="Times New Roman"/>
          <w:sz w:val="24"/>
          <w:szCs w:val="24"/>
        </w:rPr>
      </w:pPr>
      <w:ins w:id="536" w:author="Stephens" w:date="2016-11-17T13:32:00Z">
        <w:r w:rsidRPr="00BE1824">
          <w:rPr>
            <w:rFonts w:ascii="Times New Roman" w:hAnsi="Times New Roman" w:cs="Times New Roman"/>
            <w:sz w:val="24"/>
            <w:szCs w:val="24"/>
          </w:rPr>
          <w:t>Need to define solid and dashed lines in figure?</w:t>
        </w:r>
      </w:ins>
      <w:r w:rsidR="006E0B1E">
        <w:rPr>
          <w:rFonts w:ascii="Times New Roman" w:hAnsi="Times New Roman" w:cs="Times New Roman"/>
          <w:sz w:val="24"/>
          <w:szCs w:val="24"/>
        </w:rPr>
        <w:br w:type="page"/>
      </w:r>
    </w:p>
    <w:p w14:paraId="1A90253C" w14:textId="484A5675" w:rsidR="0045425A" w:rsidRPr="003B1D87" w:rsidRDefault="0045425A" w:rsidP="0045425A">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4. </w:t>
      </w:r>
    </w:p>
    <w:p w14:paraId="26F12965" w14:textId="77777777" w:rsidR="0045425A" w:rsidRDefault="0045425A" w:rsidP="0045425A">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CDBCD2" wp14:editId="22560341">
            <wp:extent cx="3729162" cy="3729162"/>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1_2016-11-01.pdf"/>
                    <pic:cNvPicPr/>
                  </pic:nvPicPr>
                  <pic:blipFill>
                    <a:blip r:embed="rId11">
                      <a:extLst>
                        <a:ext uri="{28A0092B-C50C-407E-A947-70E740481C1C}">
                          <a14:useLocalDpi xmlns:a14="http://schemas.microsoft.com/office/drawing/2010/main" val="0"/>
                        </a:ext>
                      </a:extLst>
                    </a:blip>
                    <a:stretch>
                      <a:fillRect/>
                    </a:stretch>
                  </pic:blipFill>
                  <pic:spPr>
                    <a:xfrm>
                      <a:off x="0" y="0"/>
                      <a:ext cx="3726670" cy="3726670"/>
                    </a:xfrm>
                    <a:prstGeom prst="rect">
                      <a:avLst/>
                    </a:prstGeom>
                  </pic:spPr>
                </pic:pic>
              </a:graphicData>
            </a:graphic>
          </wp:inline>
        </w:drawing>
      </w:r>
    </w:p>
    <w:p w14:paraId="7AA1ABD1" w14:textId="77777777" w:rsidR="0045425A" w:rsidRDefault="0045425A">
      <w:pPr>
        <w:rPr>
          <w:rFonts w:ascii="Times New Roman" w:hAnsi="Times New Roman" w:cs="Times New Roman"/>
          <w:sz w:val="24"/>
          <w:szCs w:val="24"/>
        </w:rPr>
      </w:pPr>
      <w:r>
        <w:rPr>
          <w:rFonts w:ascii="Times New Roman" w:hAnsi="Times New Roman" w:cs="Times New Roman"/>
          <w:sz w:val="24"/>
          <w:szCs w:val="24"/>
        </w:rPr>
        <w:br w:type="page"/>
      </w:r>
    </w:p>
    <w:p w14:paraId="06AE26DC" w14:textId="0FD355D5" w:rsidR="0045425A" w:rsidRDefault="0045425A" w:rsidP="0045425A">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5.</w:t>
      </w:r>
    </w:p>
    <w:p w14:paraId="2334F301" w14:textId="5AE461D9" w:rsidR="0045425A" w:rsidRPr="0045425A" w:rsidRDefault="0045425A" w:rsidP="0045425A">
      <w:pPr>
        <w:pStyle w:val="NoSpacing"/>
        <w:rPr>
          <w:rFonts w:ascii="Times New Roman" w:hAnsi="Times New Roman" w:cs="Times New Roman"/>
          <w:sz w:val="24"/>
          <w:szCs w:val="24"/>
        </w:rPr>
      </w:pPr>
      <w:r>
        <w:rPr>
          <w:rFonts w:ascii="Times New Roman" w:hAnsi="Times New Roman" w:cs="Times New Roman"/>
          <w:sz w:val="24"/>
          <w:szCs w:val="24"/>
        </w:rPr>
        <w:t>A</w:t>
      </w:r>
    </w:p>
    <w:p w14:paraId="62156B4F" w14:textId="77777777" w:rsidR="0045425A" w:rsidRDefault="0045425A" w:rsidP="0045425A">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564B99" wp14:editId="1D6BC26F">
            <wp:extent cx="3291840" cy="24688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4_2016-11-01.pdf"/>
                    <pic:cNvPicPr/>
                  </pic:nvPicPr>
                  <pic:blipFill>
                    <a:blip r:embed="rId12">
                      <a:extLst>
                        <a:ext uri="{28A0092B-C50C-407E-A947-70E740481C1C}">
                          <a14:useLocalDpi xmlns:a14="http://schemas.microsoft.com/office/drawing/2010/main" val="0"/>
                        </a:ext>
                      </a:extLst>
                    </a:blip>
                    <a:stretch>
                      <a:fillRect/>
                    </a:stretch>
                  </pic:blipFill>
                  <pic:spPr>
                    <a:xfrm>
                      <a:off x="0" y="0"/>
                      <a:ext cx="3291840" cy="2468880"/>
                    </a:xfrm>
                    <a:prstGeom prst="rect">
                      <a:avLst/>
                    </a:prstGeom>
                  </pic:spPr>
                </pic:pic>
              </a:graphicData>
            </a:graphic>
          </wp:inline>
        </w:drawing>
      </w:r>
    </w:p>
    <w:p w14:paraId="6AC2A80A" w14:textId="19E57D4A" w:rsidR="0045425A" w:rsidRPr="0045425A" w:rsidRDefault="0045425A" w:rsidP="0045425A">
      <w:pPr>
        <w:pStyle w:val="NoSpacing"/>
        <w:rPr>
          <w:rFonts w:ascii="Times New Roman" w:hAnsi="Times New Roman" w:cs="Times New Roman"/>
          <w:sz w:val="24"/>
          <w:szCs w:val="24"/>
        </w:rPr>
      </w:pPr>
      <w:r w:rsidRPr="0045425A">
        <w:rPr>
          <w:rFonts w:ascii="Times New Roman" w:hAnsi="Times New Roman" w:cs="Times New Roman"/>
          <w:sz w:val="24"/>
          <w:szCs w:val="24"/>
        </w:rPr>
        <w:t>B</w:t>
      </w:r>
    </w:p>
    <w:p w14:paraId="1C80F28B" w14:textId="0FCE42F8" w:rsidR="0045425A" w:rsidRDefault="0045425A" w:rsidP="0045425A">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EBCF06" wp14:editId="5854AFDE">
            <wp:extent cx="3291840" cy="24688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5_2016-11-01.pdf"/>
                    <pic:cNvPicPr/>
                  </pic:nvPicPr>
                  <pic:blipFill>
                    <a:blip r:embed="rId13">
                      <a:extLst>
                        <a:ext uri="{28A0092B-C50C-407E-A947-70E740481C1C}">
                          <a14:useLocalDpi xmlns:a14="http://schemas.microsoft.com/office/drawing/2010/main" val="0"/>
                        </a:ext>
                      </a:extLst>
                    </a:blip>
                    <a:stretch>
                      <a:fillRect/>
                    </a:stretch>
                  </pic:blipFill>
                  <pic:spPr>
                    <a:xfrm>
                      <a:off x="0" y="0"/>
                      <a:ext cx="3291840" cy="2468880"/>
                    </a:xfrm>
                    <a:prstGeom prst="rect">
                      <a:avLst/>
                    </a:prstGeom>
                  </pic:spPr>
                </pic:pic>
              </a:graphicData>
            </a:graphic>
          </wp:inline>
        </w:drawing>
      </w:r>
    </w:p>
    <w:p w14:paraId="48B56884" w14:textId="77777777" w:rsidR="0045425A" w:rsidRDefault="0045425A" w:rsidP="0045425A">
      <w:pPr>
        <w:rPr>
          <w:rFonts w:ascii="Times New Roman" w:hAnsi="Times New Roman" w:cs="Times New Roman"/>
          <w:sz w:val="24"/>
          <w:szCs w:val="24"/>
        </w:rPr>
      </w:pPr>
      <w:r>
        <w:rPr>
          <w:rFonts w:ascii="Times New Roman" w:hAnsi="Times New Roman" w:cs="Times New Roman"/>
          <w:sz w:val="24"/>
          <w:szCs w:val="24"/>
        </w:rPr>
        <w:br w:type="page"/>
      </w:r>
    </w:p>
    <w:p w14:paraId="3C4E784B" w14:textId="751C4729" w:rsidR="00955DF0" w:rsidRDefault="006E0B1E" w:rsidP="00DD034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S1. Proportion of stand-replacing patch area within different distance-to-patch-edge classes. Proportions were inferred from the number of regular grid points (250m by 250m) that fell within the different distance-to-edge classes.</w:t>
      </w:r>
    </w:p>
    <w:p w14:paraId="2969A293" w14:textId="24A5BFA6" w:rsidR="0061368A" w:rsidRDefault="006E0B1E" w:rsidP="00DD0341">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B5D640" wp14:editId="4FE96064">
            <wp:extent cx="5705856" cy="29489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DistEdge_2.jpg"/>
                    <pic:cNvPicPr/>
                  </pic:nvPicPr>
                  <pic:blipFill>
                    <a:blip r:embed="rId14">
                      <a:extLst>
                        <a:ext uri="{28A0092B-C50C-407E-A947-70E740481C1C}">
                          <a14:useLocalDpi xmlns:a14="http://schemas.microsoft.com/office/drawing/2010/main" val="0"/>
                        </a:ext>
                      </a:extLst>
                    </a:blip>
                    <a:stretch>
                      <a:fillRect/>
                    </a:stretch>
                  </pic:blipFill>
                  <pic:spPr>
                    <a:xfrm>
                      <a:off x="0" y="0"/>
                      <a:ext cx="5705856" cy="2948940"/>
                    </a:xfrm>
                    <a:prstGeom prst="rect">
                      <a:avLst/>
                    </a:prstGeom>
                  </pic:spPr>
                </pic:pic>
              </a:graphicData>
            </a:graphic>
          </wp:inline>
        </w:drawing>
      </w:r>
    </w:p>
    <w:p w14:paraId="05B61A13" w14:textId="14E8D406" w:rsidR="0061368A" w:rsidRDefault="0061368A">
      <w:pPr>
        <w:rPr>
          <w:rFonts w:ascii="Times New Roman" w:hAnsi="Times New Roman" w:cs="Times New Roman"/>
          <w:sz w:val="24"/>
          <w:szCs w:val="24"/>
        </w:rPr>
      </w:pPr>
    </w:p>
    <w:sectPr w:rsidR="0061368A" w:rsidSect="00DD034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lcolm North" w:date="2016-11-17T17:28:00Z" w:initials="MN">
    <w:p w14:paraId="27A9A011" w14:textId="4C1FA498" w:rsidR="00E800C3" w:rsidRDefault="00E800C3">
      <w:pPr>
        <w:pStyle w:val="CommentText"/>
      </w:pPr>
      <w:r>
        <w:rPr>
          <w:rStyle w:val="CommentReference"/>
        </w:rPr>
        <w:annotationRef/>
      </w:r>
      <w:r>
        <w:t>Incorporating high-severity patch size and shape into a new measure of forest fire effects.</w:t>
      </w:r>
    </w:p>
  </w:comment>
  <w:comment w:id="86" w:author="Malcolm North" w:date="2016-11-20T12:40:00Z" w:initials="MN">
    <w:p w14:paraId="53D74CCF" w14:textId="0D02209D" w:rsidR="00E800C3" w:rsidRDefault="00E800C3">
      <w:pPr>
        <w:pStyle w:val="CommentText"/>
      </w:pPr>
      <w:r>
        <w:rPr>
          <w:rStyle w:val="CommentReference"/>
        </w:rPr>
        <w:annotationRef/>
      </w:r>
      <w:r>
        <w:t>Don’t think original 2</w:t>
      </w:r>
      <w:r w:rsidRPr="00376010">
        <w:rPr>
          <w:vertAlign w:val="superscript"/>
        </w:rPr>
        <w:t>nd</w:t>
      </w:r>
      <w:r>
        <w:t xml:space="preserve"> paragraph is needed.  Context you really want to set up in this intro is the (now) 3</w:t>
      </w:r>
      <w:r w:rsidRPr="00376010">
        <w:rPr>
          <w:vertAlign w:val="superscript"/>
        </w:rPr>
        <w:t>rd</w:t>
      </w:r>
      <w:r>
        <w:t xml:space="preserve"> paragraph about how the ambiguity in mixed-severity has lent support to Hanson/</w:t>
      </w:r>
      <w:proofErr w:type="spellStart"/>
      <w:r>
        <w:t>Odion</w:t>
      </w:r>
      <w:proofErr w:type="spellEnd"/>
      <w:r>
        <w:t xml:space="preserve"> BS. </w:t>
      </w:r>
    </w:p>
  </w:comment>
  <w:comment w:id="87" w:author="Peter M. Brown" w:date="2016-11-22T11:40:00Z" w:initials="PMB">
    <w:p w14:paraId="2728D4FE" w14:textId="524805D3" w:rsidR="006250B8" w:rsidRDefault="006250B8">
      <w:pPr>
        <w:pStyle w:val="CommentText"/>
      </w:pPr>
      <w:r>
        <w:rPr>
          <w:rStyle w:val="CommentReference"/>
        </w:rPr>
        <w:annotationRef/>
      </w:r>
      <w:r>
        <w:t xml:space="preserve">I agree with Malcolm; first of all some on the other side are going to take exception to this first statement and </w:t>
      </w:r>
      <w:proofErr w:type="spellStart"/>
      <w:r>
        <w:t>lets</w:t>
      </w:r>
      <w:proofErr w:type="spellEnd"/>
      <w:r>
        <w:t xml:space="preserve"> not get bogged down in the evidence (or lack of) right off the bat in the intro. Go into 3</w:t>
      </w:r>
      <w:r w:rsidRPr="006250B8">
        <w:rPr>
          <w:vertAlign w:val="superscript"/>
        </w:rPr>
        <w:t>rd</w:t>
      </w:r>
      <w:r>
        <w:t xml:space="preserve"> paragraph next.</w:t>
      </w:r>
    </w:p>
  </w:comment>
  <w:comment w:id="128" w:author="Malcolm North" w:date="2016-11-18T10:17:00Z" w:initials="MN">
    <w:p w14:paraId="3193C543" w14:textId="4D1733CE" w:rsidR="00E800C3" w:rsidRDefault="00E800C3">
      <w:pPr>
        <w:pStyle w:val="CommentText"/>
      </w:pPr>
      <w:r>
        <w:rPr>
          <w:rStyle w:val="CommentReference"/>
        </w:rPr>
        <w:annotationRef/>
      </w:r>
      <w:r>
        <w:t xml:space="preserve">For what </w:t>
      </w:r>
      <w:proofErr w:type="spellStart"/>
      <w:r>
        <w:t>its</w:t>
      </w:r>
      <w:proofErr w:type="spellEnd"/>
      <w:r>
        <w:t xml:space="preserve"> worth I also think this is an important paragraph that should stay.</w:t>
      </w:r>
    </w:p>
  </w:comment>
  <w:comment w:id="129" w:author="Peter M. Brown" w:date="2016-11-22T11:47:00Z" w:initials="PMB">
    <w:p w14:paraId="3B4228F5" w14:textId="541C1A93" w:rsidR="00A354B4" w:rsidRDefault="00A354B4">
      <w:pPr>
        <w:pStyle w:val="CommentText"/>
      </w:pPr>
      <w:r>
        <w:rPr>
          <w:rStyle w:val="CommentReference"/>
        </w:rPr>
        <w:annotationRef/>
      </w:r>
      <w:r>
        <w:t>I agree this paragraph should stay but bring out the controversy a bit more than just the references, make sure the majority view is well summarized.</w:t>
      </w:r>
    </w:p>
  </w:comment>
  <w:comment w:id="125" w:author="Miller, Jay D -FS" w:date="2016-11-08T11:04:00Z" w:initials="MJD-">
    <w:p w14:paraId="438F5CB4" w14:textId="48977E48" w:rsidR="00E800C3" w:rsidRDefault="00E800C3">
      <w:pPr>
        <w:pStyle w:val="CommentText"/>
      </w:pPr>
      <w:r>
        <w:rPr>
          <w:rStyle w:val="CommentReference"/>
        </w:rPr>
        <w:annotationRef/>
      </w:r>
      <w:r>
        <w:t>I agree this is an issue, but this approach for characterizing severity can only be used for modern fires, and therefore it cannot resolve the conflict, so I recommend deleting this paragraph.</w:t>
      </w:r>
    </w:p>
  </w:comment>
  <w:comment w:id="130" w:author="Stephens" w:date="2016-11-17T11:51:00Z" w:initials="S">
    <w:p w14:paraId="30111215" w14:textId="671F378A" w:rsidR="00E800C3" w:rsidRDefault="00E800C3">
      <w:pPr>
        <w:pStyle w:val="CommentText"/>
      </w:pPr>
      <w:r>
        <w:rPr>
          <w:rStyle w:val="CommentReference"/>
        </w:rPr>
        <w:annotationRef/>
      </w:r>
      <w:r>
        <w:t>I think this is a good paragraph but maybe we need to add more references to demonstrated that the Odiion and Baker views are minority?</w:t>
      </w:r>
    </w:p>
  </w:comment>
  <w:comment w:id="171" w:author="Peter M. Brown" w:date="2016-11-25T08:33:00Z" w:initials="PMB">
    <w:p w14:paraId="7F804FAF" w14:textId="14610F62" w:rsidR="00B839D3" w:rsidRDefault="00B839D3" w:rsidP="00B839D3">
      <w:pPr>
        <w:pStyle w:val="CommentText"/>
      </w:pPr>
      <w:r>
        <w:rPr>
          <w:rStyle w:val="CommentReference"/>
        </w:rPr>
        <w:annotationRef/>
      </w:r>
      <w:r>
        <w:t xml:space="preserve">Chambers ME, PJ </w:t>
      </w:r>
      <w:proofErr w:type="spellStart"/>
      <w:r>
        <w:t>Fornwalt</w:t>
      </w:r>
      <w:proofErr w:type="spellEnd"/>
      <w:r>
        <w:t xml:space="preserve">, SL Malone, MA </w:t>
      </w:r>
      <w:proofErr w:type="spellStart"/>
      <w:r>
        <w:t>Battaglia</w:t>
      </w:r>
      <w:proofErr w:type="spellEnd"/>
      <w:r>
        <w:t xml:space="preserve"> (2016) Patterns of conifer regeneration following high severity wildfire in ponderosa pine – dominated forests of the Colorado Front Range. For. Ecol. Manage. </w:t>
      </w:r>
      <w:r w:rsidR="00385D6E">
        <w:t>378:57-67.</w:t>
      </w:r>
    </w:p>
    <w:p w14:paraId="73B33233" w14:textId="787DE19C" w:rsidR="00B839D3" w:rsidRDefault="00B839D3">
      <w:pPr>
        <w:pStyle w:val="CommentText"/>
      </w:pPr>
      <w:r w:rsidRPr="00B839D3">
        <w:t>http://dx.doi.org/10.1016/j.foreco.2016.07.001</w:t>
      </w:r>
    </w:p>
  </w:comment>
  <w:comment w:id="209" w:author="Malcolm North" w:date="2016-11-18T08:46:00Z" w:initials="MN">
    <w:p w14:paraId="11809B7B" w14:textId="606E4020" w:rsidR="00E800C3" w:rsidRDefault="00E800C3">
      <w:pPr>
        <w:pStyle w:val="CommentText"/>
      </w:pPr>
      <w:r>
        <w:rPr>
          <w:rStyle w:val="CommentReference"/>
        </w:rPr>
        <w:annotationRef/>
      </w:r>
      <w:r>
        <w:t xml:space="preserve"> There’s an extensive, robust literature on seed dispersal since this early more observational paper, that’s both empirical and modeling based.  This Clark paper is probably one of the most frequently cited and has info directly from mixed con in the Sierra.</w:t>
      </w:r>
    </w:p>
  </w:comment>
  <w:comment w:id="223" w:author="Peter M. Brown" w:date="2016-11-25T08:38:00Z" w:initials="PMB">
    <w:p w14:paraId="06BAB3E4" w14:textId="02421798" w:rsidR="00BC088F" w:rsidRDefault="00BC088F">
      <w:pPr>
        <w:pStyle w:val="CommentText"/>
      </w:pPr>
      <w:r>
        <w:rPr>
          <w:rStyle w:val="CommentReference"/>
        </w:rPr>
        <w:annotationRef/>
      </w:r>
      <w:r>
        <w:t>Throughout there is this confusion between q and SDC (not just in the text but especially in the figure captions and axes); I suggest we eliminate q and only use SDC. You have already defined it here, we do not need to use the two designations and confuse the reader.  Just call it SDC from here on.</w:t>
      </w:r>
    </w:p>
  </w:comment>
  <w:comment w:id="245" w:author="Miller, Jay D -FS" w:date="2016-11-08T11:28:00Z" w:initials="MJD-">
    <w:p w14:paraId="54275106" w14:textId="3D51C612" w:rsidR="00E800C3" w:rsidRDefault="00E800C3">
      <w:pPr>
        <w:pStyle w:val="CommentText"/>
      </w:pPr>
      <w:r>
        <w:rPr>
          <w:rStyle w:val="CommentReference"/>
        </w:rPr>
        <w:annotationRef/>
      </w:r>
      <w:r>
        <w:t>Are these correct? You’ve changed Eq. 1. The original equation was P~e^(q*D) These values are negative from the original version, which makes me think these calculated using LN not LOG10.</w:t>
      </w:r>
    </w:p>
  </w:comment>
  <w:comment w:id="246" w:author="Peter M. Brown" w:date="2016-11-25T08:42:00Z" w:initials="PMB">
    <w:p w14:paraId="325D65E0" w14:textId="36C214EE" w:rsidR="002E1EF6" w:rsidRDefault="002E1EF6">
      <w:pPr>
        <w:pStyle w:val="CommentText"/>
      </w:pPr>
      <w:r>
        <w:rPr>
          <w:rStyle w:val="CommentReference"/>
        </w:rPr>
        <w:annotationRef/>
      </w:r>
      <w:r>
        <w:t>D?</w:t>
      </w:r>
    </w:p>
    <w:p w14:paraId="405CF5B7" w14:textId="29D6D789" w:rsidR="002E1EF6" w:rsidRDefault="002E1EF6">
      <w:pPr>
        <w:pStyle w:val="CommentText"/>
      </w:pPr>
      <w:r>
        <w:t xml:space="preserve">Also these numbers should be in a table that a manager could relate to; </w:t>
      </w:r>
      <w:proofErr w:type="spellStart"/>
      <w:r>
        <w:t>ie</w:t>
      </w:r>
      <w:proofErr w:type="spellEnd"/>
      <w:r>
        <w:t xml:space="preserve"> what does it mean to have a particular SDC in terms of recovery potential? Something </w:t>
      </w:r>
      <w:r w:rsidR="00764B33">
        <w:t>easy to refer</w:t>
      </w:r>
      <w:r>
        <w:t xml:space="preserve"> to</w:t>
      </w:r>
      <w:r w:rsidR="00764B33">
        <w:t xml:space="preserve"> perhaps?</w:t>
      </w:r>
      <w:r>
        <w:t xml:space="preserve"> </w:t>
      </w:r>
      <w:r w:rsidR="00764B33">
        <w:t>(</w:t>
      </w:r>
      <w:proofErr w:type="spellStart"/>
      <w:proofErr w:type="gramStart"/>
      <w:r w:rsidR="00764B33">
        <w:t>ie</w:t>
      </w:r>
      <w:proofErr w:type="spellEnd"/>
      <w:proofErr w:type="gramEnd"/>
      <w:r w:rsidR="00764B33">
        <w:t xml:space="preserve"> see next sentence; “value of ecological importance”)</w:t>
      </w:r>
    </w:p>
  </w:comment>
  <w:comment w:id="281" w:author="Malcolm North" w:date="2016-11-18T10:28:00Z" w:initials="MN">
    <w:p w14:paraId="0DC7D2B9" w14:textId="3947FF93" w:rsidR="00E800C3" w:rsidRDefault="00E800C3">
      <w:pPr>
        <w:pStyle w:val="CommentText"/>
      </w:pPr>
      <w:r>
        <w:rPr>
          <w:rStyle w:val="CommentReference"/>
        </w:rPr>
        <w:annotationRef/>
      </w:r>
      <w:r>
        <w:t>I agree with Jay.  Your SDC metric also accounts for shape and given the argument about the ratio of edge to interior mattering, this seems pretty important to both discuss and show.  I think you could cover both in a revised figure 4 by reducing the size example to 3 figures (maybe delete the first one with 1024 circles) and have 3 matching figures that show a polygon of the same area that transitions from fairly circular to largely linear.  I’d be happy to write some of this text if you decide to include shape.</w:t>
      </w:r>
    </w:p>
  </w:comment>
  <w:comment w:id="265" w:author="Miller, Jay D -FS" w:date="2016-11-07T13:42:00Z" w:initials="MJD-">
    <w:p w14:paraId="4966DBBF" w14:textId="3CB2FFBE" w:rsidR="00E800C3" w:rsidRDefault="00E800C3">
      <w:pPr>
        <w:pStyle w:val="CommentText"/>
      </w:pPr>
      <w:r>
        <w:rPr>
          <w:rStyle w:val="CommentReference"/>
        </w:rPr>
        <w:annotationRef/>
      </w:r>
      <w:r>
        <w:t>I think we need a figure to show this relationship. I think this figure is more important than the current figure 4.</w:t>
      </w:r>
    </w:p>
  </w:comment>
  <w:comment w:id="288" w:author="Malcolm North" w:date="2016-11-17T16:20:00Z" w:initials="MN">
    <w:p w14:paraId="55C57098" w14:textId="30CEBE40" w:rsidR="00E800C3" w:rsidRDefault="00E800C3">
      <w:pPr>
        <w:pStyle w:val="CommentText"/>
      </w:pPr>
      <w:r>
        <w:rPr>
          <w:rStyle w:val="CommentReference"/>
        </w:rPr>
        <w:annotationRef/>
      </w:r>
      <w:r>
        <w:t>Assume this is the difference between the solid and dash lines.  As Scott notes this should be mentioned in the figure legends.</w:t>
      </w:r>
    </w:p>
  </w:comment>
  <w:comment w:id="311" w:author="Malcolm North" w:date="2016-11-20T13:00:00Z" w:initials="MN">
    <w:p w14:paraId="67003D71" w14:textId="326C584F" w:rsidR="00E800C3" w:rsidRDefault="00E800C3">
      <w:pPr>
        <w:pStyle w:val="CommentText"/>
      </w:pPr>
      <w:r>
        <w:rPr>
          <w:rStyle w:val="CommentReference"/>
        </w:rPr>
        <w:annotationRef/>
      </w:r>
      <w:r>
        <w:t>I think this is an important point but implications need to be spelled out for a general readership.  This is just a rough first cut.</w:t>
      </w:r>
    </w:p>
  </w:comment>
  <w:comment w:id="320" w:author="Miller, Jay D -FS" w:date="2016-11-07T13:50:00Z" w:initials="MJD-">
    <w:p w14:paraId="277DD136" w14:textId="655D0404" w:rsidR="00E800C3" w:rsidRDefault="00E800C3">
      <w:pPr>
        <w:pStyle w:val="CommentText"/>
      </w:pPr>
      <w:r>
        <w:rPr>
          <w:rStyle w:val="CommentReference"/>
        </w:rPr>
        <w:annotationRef/>
      </w:r>
      <w:r>
        <w:t>It is not possible to discern this relationship from figure 5. You need a 3 dimensional figure.</w:t>
      </w:r>
    </w:p>
  </w:comment>
  <w:comment w:id="335" w:author="Miller, Jay D -FS" w:date="2016-11-04T14:33:00Z" w:initials="MJD-">
    <w:p w14:paraId="2C493AD2" w14:textId="43BF8BC5" w:rsidR="00E800C3" w:rsidRDefault="00E800C3">
      <w:pPr>
        <w:pStyle w:val="CommentText"/>
      </w:pPr>
      <w:r>
        <w:rPr>
          <w:rStyle w:val="CommentReference"/>
        </w:rPr>
        <w:annotationRef/>
      </w:r>
      <w:r>
        <w:t>I don’t see where any limitations of the decay coefficient approach were discussed.</w:t>
      </w:r>
    </w:p>
  </w:comment>
  <w:comment w:id="343" w:author="Miller, Jay D -FS" w:date="2016-11-08T13:24:00Z" w:initials="MJD-">
    <w:p w14:paraId="23B2375C" w14:textId="3F9D1649" w:rsidR="00E800C3" w:rsidRDefault="00E800C3">
      <w:pPr>
        <w:pStyle w:val="CommentText"/>
      </w:pPr>
      <w:r>
        <w:rPr>
          <w:rStyle w:val="CommentReference"/>
        </w:rPr>
        <w:annotationRef/>
      </w:r>
      <w:r>
        <w:t>May want to show equation where q = (</w:t>
      </w:r>
      <w:proofErr w:type="gramStart"/>
      <w:r>
        <w:t>log10(</w:t>
      </w:r>
      <w:proofErr w:type="gramEnd"/>
      <w:r>
        <w:t>1/P))/D</w:t>
      </w:r>
    </w:p>
  </w:comment>
  <w:comment w:id="394" w:author="Malcolm North" w:date="2016-11-18T10:31:00Z" w:initials="MN">
    <w:p w14:paraId="11C085AD" w14:textId="21FCDC85" w:rsidR="00E800C3" w:rsidRDefault="00E800C3">
      <w:pPr>
        <w:pStyle w:val="CommentText"/>
      </w:pPr>
      <w:r>
        <w:rPr>
          <w:rStyle w:val="CommentReference"/>
        </w:rPr>
        <w:annotationRef/>
      </w:r>
      <w:r>
        <w:t>Think the original text that Jay deleted should be re-inserted.</w:t>
      </w:r>
    </w:p>
  </w:comment>
  <w:comment w:id="413" w:author="Malcolm North" w:date="2016-11-18T11:10:00Z" w:initials="MN">
    <w:p w14:paraId="19A9A5AF" w14:textId="1CF90F9F" w:rsidR="00E800C3" w:rsidRDefault="00E800C3">
      <w:pPr>
        <w:pStyle w:val="CommentText"/>
      </w:pPr>
      <w:r>
        <w:rPr>
          <w:rStyle w:val="CommentReference"/>
        </w:rPr>
        <w:annotationRef/>
      </w:r>
      <w:r>
        <w:t xml:space="preserve">Was having difficulties following the original emphasis on other fire regimes because this method is hard to apply to forests with high-severity fire regimes that often have different regeneration methods such as resprouting or serontinous cones.  </w:t>
      </w:r>
    </w:p>
  </w:comment>
  <w:comment w:id="516" w:author="Miller, Jay D -FS" w:date="2016-11-04T13:28:00Z" w:initials="MJD-">
    <w:p w14:paraId="0D10A092" w14:textId="67872430" w:rsidR="00E800C3" w:rsidRDefault="00E800C3">
      <w:pPr>
        <w:pStyle w:val="CommentText"/>
      </w:pPr>
      <w:r>
        <w:rPr>
          <w:rStyle w:val="CommentReference"/>
        </w:rPr>
        <w:annotationRef/>
      </w:r>
      <w:r>
        <w:t>Please report r2 and P-values. Shaded area = 95% confidence?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A9A011" w15:done="0"/>
  <w15:commentEx w15:paraId="53D74CCF" w15:done="0"/>
  <w15:commentEx w15:paraId="2728D4FE" w15:done="0"/>
  <w15:commentEx w15:paraId="3193C543" w15:done="0"/>
  <w15:commentEx w15:paraId="3B4228F5" w15:done="0"/>
  <w15:commentEx w15:paraId="438F5CB4" w15:done="0"/>
  <w15:commentEx w15:paraId="30111215" w15:done="0"/>
  <w15:commentEx w15:paraId="73B33233" w15:done="0"/>
  <w15:commentEx w15:paraId="11809B7B" w15:done="0"/>
  <w15:commentEx w15:paraId="06BAB3E4" w15:done="0"/>
  <w15:commentEx w15:paraId="54275106" w15:done="0"/>
  <w15:commentEx w15:paraId="405CF5B7" w15:done="0"/>
  <w15:commentEx w15:paraId="0DC7D2B9" w15:done="0"/>
  <w15:commentEx w15:paraId="4966DBBF" w15:done="0"/>
  <w15:commentEx w15:paraId="55C57098" w15:done="0"/>
  <w15:commentEx w15:paraId="67003D71" w15:done="0"/>
  <w15:commentEx w15:paraId="277DD136" w15:done="0"/>
  <w15:commentEx w15:paraId="2C493AD2" w15:done="0"/>
  <w15:commentEx w15:paraId="23B2375C" w15:done="0"/>
  <w15:commentEx w15:paraId="11C085AD" w15:done="0"/>
  <w15:commentEx w15:paraId="19A9A5AF" w15:done="0"/>
  <w15:commentEx w15:paraId="0D10A09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E17CA6"/>
    <w:multiLevelType w:val="hybridMultilevel"/>
    <w:tmpl w:val="6B6A1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ler, Jay D -FS">
    <w15:presenceInfo w15:providerId="AD" w15:userId="S-1-5-21-2443529608-3098792306-3041422421-276073"/>
  </w15:person>
  <w15:person w15:author="Peter M. Brown">
    <w15:presenceInfo w15:providerId="None" w15:userId="Peter M. Br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3"/>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ical Applications&lt;/Style&gt;&lt;LeftDelim&gt;{&lt;/LeftDelim&gt;&lt;RightDelim&gt;}&lt;/RightDelim&gt;&lt;FontName&gt;Times New Roman&lt;/FontName&gt;&lt;FontSize&gt;12&lt;/FontSize&gt;&lt;ReflistTitle&gt;&lt;/ReflistTitle&gt;&lt;StartingRefnum&gt;1&lt;/StartingRefnum&gt;&lt;FirstLineIndent&gt;0&lt;/FirstLineIndent&gt;&lt;HangingIndent&gt;432&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tre00sewcs55d2e0szppfpa0paptvstsvzt9&quot;&gt;Fire-General&lt;record-ids&gt;&lt;item&gt;2&lt;/item&gt;&lt;item&gt;78&lt;/item&gt;&lt;item&gt;139&lt;/item&gt;&lt;item&gt;172&lt;/item&gt;&lt;item&gt;382&lt;/item&gt;&lt;item&gt;452&lt;/item&gt;&lt;item&gt;546&lt;/item&gt;&lt;item&gt;576&lt;/item&gt;&lt;item&gt;580&lt;/item&gt;&lt;item&gt;913&lt;/item&gt;&lt;item&gt;917&lt;/item&gt;&lt;item&gt;950&lt;/item&gt;&lt;item&gt;1016&lt;/item&gt;&lt;item&gt;1023&lt;/item&gt;&lt;item&gt;1088&lt;/item&gt;&lt;item&gt;1129&lt;/item&gt;&lt;item&gt;1157&lt;/item&gt;&lt;item&gt;1166&lt;/item&gt;&lt;item&gt;1189&lt;/item&gt;&lt;item&gt;1334&lt;/item&gt;&lt;item&gt;1379&lt;/item&gt;&lt;item&gt;1386&lt;/item&gt;&lt;item&gt;1401&lt;/item&gt;&lt;item&gt;1423&lt;/item&gt;&lt;item&gt;1441&lt;/item&gt;&lt;item&gt;1461&lt;/item&gt;&lt;item&gt;1490&lt;/item&gt;&lt;item&gt;1519&lt;/item&gt;&lt;/record-ids&gt;&lt;/item&gt;&lt;/Libraries&gt;"/>
  </w:docVars>
  <w:rsids>
    <w:rsidRoot w:val="00DD0341"/>
    <w:rsid w:val="0000398C"/>
    <w:rsid w:val="00003EB7"/>
    <w:rsid w:val="00005185"/>
    <w:rsid w:val="000051E6"/>
    <w:rsid w:val="00005DD9"/>
    <w:rsid w:val="00005E4B"/>
    <w:rsid w:val="000072F4"/>
    <w:rsid w:val="00010543"/>
    <w:rsid w:val="0001410D"/>
    <w:rsid w:val="000147A7"/>
    <w:rsid w:val="00015CD1"/>
    <w:rsid w:val="00015D3F"/>
    <w:rsid w:val="0001639E"/>
    <w:rsid w:val="00017177"/>
    <w:rsid w:val="0001798B"/>
    <w:rsid w:val="00021743"/>
    <w:rsid w:val="0002298D"/>
    <w:rsid w:val="0002307C"/>
    <w:rsid w:val="000235C3"/>
    <w:rsid w:val="000239D5"/>
    <w:rsid w:val="000240DD"/>
    <w:rsid w:val="00027E4D"/>
    <w:rsid w:val="0003622B"/>
    <w:rsid w:val="000368A3"/>
    <w:rsid w:val="00036DCB"/>
    <w:rsid w:val="00041C68"/>
    <w:rsid w:val="00042F7C"/>
    <w:rsid w:val="00050E58"/>
    <w:rsid w:val="00051504"/>
    <w:rsid w:val="00051B23"/>
    <w:rsid w:val="00052796"/>
    <w:rsid w:val="000527EE"/>
    <w:rsid w:val="0005353E"/>
    <w:rsid w:val="00056064"/>
    <w:rsid w:val="000601A8"/>
    <w:rsid w:val="000602E5"/>
    <w:rsid w:val="0006064D"/>
    <w:rsid w:val="00062B3B"/>
    <w:rsid w:val="000644F6"/>
    <w:rsid w:val="00064A47"/>
    <w:rsid w:val="000657C9"/>
    <w:rsid w:val="0006649C"/>
    <w:rsid w:val="000665C6"/>
    <w:rsid w:val="00066BD2"/>
    <w:rsid w:val="00067836"/>
    <w:rsid w:val="00067E7A"/>
    <w:rsid w:val="0007005B"/>
    <w:rsid w:val="0007010B"/>
    <w:rsid w:val="000707C5"/>
    <w:rsid w:val="00070F04"/>
    <w:rsid w:val="0007103F"/>
    <w:rsid w:val="0007473F"/>
    <w:rsid w:val="00075065"/>
    <w:rsid w:val="00076411"/>
    <w:rsid w:val="00076945"/>
    <w:rsid w:val="00081463"/>
    <w:rsid w:val="00083737"/>
    <w:rsid w:val="0008400B"/>
    <w:rsid w:val="00087D61"/>
    <w:rsid w:val="0009008E"/>
    <w:rsid w:val="00091D71"/>
    <w:rsid w:val="00093281"/>
    <w:rsid w:val="00094057"/>
    <w:rsid w:val="00094CFF"/>
    <w:rsid w:val="000955B3"/>
    <w:rsid w:val="00095645"/>
    <w:rsid w:val="00095D59"/>
    <w:rsid w:val="00097392"/>
    <w:rsid w:val="000A13BC"/>
    <w:rsid w:val="000A1BC9"/>
    <w:rsid w:val="000A2BF2"/>
    <w:rsid w:val="000A6A24"/>
    <w:rsid w:val="000A6BEE"/>
    <w:rsid w:val="000A6EC5"/>
    <w:rsid w:val="000B1A37"/>
    <w:rsid w:val="000B381C"/>
    <w:rsid w:val="000B6884"/>
    <w:rsid w:val="000B6BDC"/>
    <w:rsid w:val="000B7DC0"/>
    <w:rsid w:val="000C082B"/>
    <w:rsid w:val="000C1D29"/>
    <w:rsid w:val="000C3A38"/>
    <w:rsid w:val="000C510B"/>
    <w:rsid w:val="000C56EB"/>
    <w:rsid w:val="000C760C"/>
    <w:rsid w:val="000C7FC3"/>
    <w:rsid w:val="000D209E"/>
    <w:rsid w:val="000D4131"/>
    <w:rsid w:val="000D7B91"/>
    <w:rsid w:val="000E1200"/>
    <w:rsid w:val="000E136D"/>
    <w:rsid w:val="000E414D"/>
    <w:rsid w:val="000E423E"/>
    <w:rsid w:val="000E4C36"/>
    <w:rsid w:val="000E66C4"/>
    <w:rsid w:val="000E7C82"/>
    <w:rsid w:val="000E7F40"/>
    <w:rsid w:val="000F21D6"/>
    <w:rsid w:val="000F377B"/>
    <w:rsid w:val="000F4F1F"/>
    <w:rsid w:val="000F5091"/>
    <w:rsid w:val="000F52B3"/>
    <w:rsid w:val="000F5997"/>
    <w:rsid w:val="00100965"/>
    <w:rsid w:val="001011A9"/>
    <w:rsid w:val="0010135B"/>
    <w:rsid w:val="00101BA2"/>
    <w:rsid w:val="00101FC1"/>
    <w:rsid w:val="00104F71"/>
    <w:rsid w:val="00105BA9"/>
    <w:rsid w:val="001069F7"/>
    <w:rsid w:val="001108C7"/>
    <w:rsid w:val="00110963"/>
    <w:rsid w:val="00110A42"/>
    <w:rsid w:val="001128FA"/>
    <w:rsid w:val="0011426F"/>
    <w:rsid w:val="001214ED"/>
    <w:rsid w:val="00121D4A"/>
    <w:rsid w:val="0012624D"/>
    <w:rsid w:val="00127C28"/>
    <w:rsid w:val="0013044E"/>
    <w:rsid w:val="001317E5"/>
    <w:rsid w:val="001321D3"/>
    <w:rsid w:val="00132228"/>
    <w:rsid w:val="0013274A"/>
    <w:rsid w:val="00132E89"/>
    <w:rsid w:val="00133CEB"/>
    <w:rsid w:val="00135553"/>
    <w:rsid w:val="001368E8"/>
    <w:rsid w:val="00137EC4"/>
    <w:rsid w:val="001407E2"/>
    <w:rsid w:val="00141E20"/>
    <w:rsid w:val="00142F3E"/>
    <w:rsid w:val="00143FD5"/>
    <w:rsid w:val="001462B5"/>
    <w:rsid w:val="001466BF"/>
    <w:rsid w:val="00147CB3"/>
    <w:rsid w:val="00151F6B"/>
    <w:rsid w:val="00153C84"/>
    <w:rsid w:val="00154105"/>
    <w:rsid w:val="0015464E"/>
    <w:rsid w:val="001558E6"/>
    <w:rsid w:val="001572FD"/>
    <w:rsid w:val="0016185F"/>
    <w:rsid w:val="00161A2E"/>
    <w:rsid w:val="00161F59"/>
    <w:rsid w:val="00162656"/>
    <w:rsid w:val="001630AC"/>
    <w:rsid w:val="00163F71"/>
    <w:rsid w:val="0016419E"/>
    <w:rsid w:val="00164ACF"/>
    <w:rsid w:val="001652CA"/>
    <w:rsid w:val="0016716B"/>
    <w:rsid w:val="001702AD"/>
    <w:rsid w:val="00172260"/>
    <w:rsid w:val="0017360D"/>
    <w:rsid w:val="0018001B"/>
    <w:rsid w:val="0018349C"/>
    <w:rsid w:val="001852C4"/>
    <w:rsid w:val="00185933"/>
    <w:rsid w:val="00186611"/>
    <w:rsid w:val="00186FCF"/>
    <w:rsid w:val="00187704"/>
    <w:rsid w:val="00191446"/>
    <w:rsid w:val="00194008"/>
    <w:rsid w:val="00195785"/>
    <w:rsid w:val="00197859"/>
    <w:rsid w:val="001A19E0"/>
    <w:rsid w:val="001A1F97"/>
    <w:rsid w:val="001A203A"/>
    <w:rsid w:val="001A5BD8"/>
    <w:rsid w:val="001A6040"/>
    <w:rsid w:val="001A6685"/>
    <w:rsid w:val="001A78A2"/>
    <w:rsid w:val="001B2ACB"/>
    <w:rsid w:val="001B5622"/>
    <w:rsid w:val="001B7A26"/>
    <w:rsid w:val="001C04F2"/>
    <w:rsid w:val="001C0FC5"/>
    <w:rsid w:val="001C240D"/>
    <w:rsid w:val="001C27D5"/>
    <w:rsid w:val="001C2E37"/>
    <w:rsid w:val="001C487B"/>
    <w:rsid w:val="001C4AC1"/>
    <w:rsid w:val="001C51ED"/>
    <w:rsid w:val="001C796B"/>
    <w:rsid w:val="001D05F8"/>
    <w:rsid w:val="001D0866"/>
    <w:rsid w:val="001D0AFE"/>
    <w:rsid w:val="001D0B50"/>
    <w:rsid w:val="001D1167"/>
    <w:rsid w:val="001D1A4F"/>
    <w:rsid w:val="001D4AF8"/>
    <w:rsid w:val="001D6E10"/>
    <w:rsid w:val="001D7291"/>
    <w:rsid w:val="001D7394"/>
    <w:rsid w:val="001E0B06"/>
    <w:rsid w:val="001E2542"/>
    <w:rsid w:val="001E2CFD"/>
    <w:rsid w:val="001E5266"/>
    <w:rsid w:val="001E621D"/>
    <w:rsid w:val="001E6B7F"/>
    <w:rsid w:val="001F2581"/>
    <w:rsid w:val="001F2C01"/>
    <w:rsid w:val="001F2C43"/>
    <w:rsid w:val="001F561B"/>
    <w:rsid w:val="001F6274"/>
    <w:rsid w:val="001F7BFF"/>
    <w:rsid w:val="002008DC"/>
    <w:rsid w:val="002012B1"/>
    <w:rsid w:val="002026B3"/>
    <w:rsid w:val="00204A70"/>
    <w:rsid w:val="00206124"/>
    <w:rsid w:val="002139AE"/>
    <w:rsid w:val="00214DB6"/>
    <w:rsid w:val="002151BC"/>
    <w:rsid w:val="002170C7"/>
    <w:rsid w:val="00222798"/>
    <w:rsid w:val="00223935"/>
    <w:rsid w:val="0022501E"/>
    <w:rsid w:val="00226931"/>
    <w:rsid w:val="00227B43"/>
    <w:rsid w:val="002301F6"/>
    <w:rsid w:val="00231B50"/>
    <w:rsid w:val="0023425F"/>
    <w:rsid w:val="00234BD6"/>
    <w:rsid w:val="00234F41"/>
    <w:rsid w:val="00235DDF"/>
    <w:rsid w:val="00236B8C"/>
    <w:rsid w:val="00237757"/>
    <w:rsid w:val="00240A00"/>
    <w:rsid w:val="00241AD9"/>
    <w:rsid w:val="00241C84"/>
    <w:rsid w:val="002434B4"/>
    <w:rsid w:val="0024423A"/>
    <w:rsid w:val="002453F3"/>
    <w:rsid w:val="00245EF9"/>
    <w:rsid w:val="00251DB3"/>
    <w:rsid w:val="00262733"/>
    <w:rsid w:val="0026358B"/>
    <w:rsid w:val="002658CD"/>
    <w:rsid w:val="00265FEB"/>
    <w:rsid w:val="00267353"/>
    <w:rsid w:val="002677B6"/>
    <w:rsid w:val="00270963"/>
    <w:rsid w:val="002725D7"/>
    <w:rsid w:val="00273040"/>
    <w:rsid w:val="00275153"/>
    <w:rsid w:val="0027592D"/>
    <w:rsid w:val="00276204"/>
    <w:rsid w:val="00276552"/>
    <w:rsid w:val="00276714"/>
    <w:rsid w:val="00277C14"/>
    <w:rsid w:val="0028117F"/>
    <w:rsid w:val="0028145C"/>
    <w:rsid w:val="00282A0E"/>
    <w:rsid w:val="002830F2"/>
    <w:rsid w:val="0028401F"/>
    <w:rsid w:val="00284446"/>
    <w:rsid w:val="002849A4"/>
    <w:rsid w:val="00291141"/>
    <w:rsid w:val="00292C8F"/>
    <w:rsid w:val="002943F8"/>
    <w:rsid w:val="0029542C"/>
    <w:rsid w:val="002A22B4"/>
    <w:rsid w:val="002A2744"/>
    <w:rsid w:val="002A3708"/>
    <w:rsid w:val="002A4561"/>
    <w:rsid w:val="002A7E5B"/>
    <w:rsid w:val="002B1D15"/>
    <w:rsid w:val="002B258A"/>
    <w:rsid w:val="002B2DEB"/>
    <w:rsid w:val="002B3334"/>
    <w:rsid w:val="002B386C"/>
    <w:rsid w:val="002B6B83"/>
    <w:rsid w:val="002B6E10"/>
    <w:rsid w:val="002C1AA8"/>
    <w:rsid w:val="002C226B"/>
    <w:rsid w:val="002C3B93"/>
    <w:rsid w:val="002C54EF"/>
    <w:rsid w:val="002C6663"/>
    <w:rsid w:val="002C68B7"/>
    <w:rsid w:val="002D048B"/>
    <w:rsid w:val="002D1AA0"/>
    <w:rsid w:val="002D31DC"/>
    <w:rsid w:val="002D3729"/>
    <w:rsid w:val="002D3E14"/>
    <w:rsid w:val="002D45E4"/>
    <w:rsid w:val="002D53CA"/>
    <w:rsid w:val="002E1C51"/>
    <w:rsid w:val="002E1EF6"/>
    <w:rsid w:val="002E2575"/>
    <w:rsid w:val="002E523C"/>
    <w:rsid w:val="002E5671"/>
    <w:rsid w:val="002E62E6"/>
    <w:rsid w:val="002E74FD"/>
    <w:rsid w:val="002E789C"/>
    <w:rsid w:val="002F5F3D"/>
    <w:rsid w:val="0030178C"/>
    <w:rsid w:val="00301A53"/>
    <w:rsid w:val="00301A65"/>
    <w:rsid w:val="0030270E"/>
    <w:rsid w:val="003040B0"/>
    <w:rsid w:val="003044AF"/>
    <w:rsid w:val="00305016"/>
    <w:rsid w:val="00305C2C"/>
    <w:rsid w:val="00307F72"/>
    <w:rsid w:val="00311753"/>
    <w:rsid w:val="0031229F"/>
    <w:rsid w:val="00312D2D"/>
    <w:rsid w:val="00314437"/>
    <w:rsid w:val="00320115"/>
    <w:rsid w:val="0032368E"/>
    <w:rsid w:val="003242D5"/>
    <w:rsid w:val="00324E8C"/>
    <w:rsid w:val="003307F3"/>
    <w:rsid w:val="0033296D"/>
    <w:rsid w:val="00335672"/>
    <w:rsid w:val="003366A5"/>
    <w:rsid w:val="00336821"/>
    <w:rsid w:val="0033701E"/>
    <w:rsid w:val="00342D70"/>
    <w:rsid w:val="003433E0"/>
    <w:rsid w:val="0034750F"/>
    <w:rsid w:val="003479D2"/>
    <w:rsid w:val="00350E98"/>
    <w:rsid w:val="00354160"/>
    <w:rsid w:val="00355E26"/>
    <w:rsid w:val="00357112"/>
    <w:rsid w:val="0036008D"/>
    <w:rsid w:val="00361978"/>
    <w:rsid w:val="00362778"/>
    <w:rsid w:val="00362A9D"/>
    <w:rsid w:val="003630C6"/>
    <w:rsid w:val="003649E5"/>
    <w:rsid w:val="00365EC4"/>
    <w:rsid w:val="00365F00"/>
    <w:rsid w:val="003679E7"/>
    <w:rsid w:val="00370467"/>
    <w:rsid w:val="00370859"/>
    <w:rsid w:val="00371057"/>
    <w:rsid w:val="003712F7"/>
    <w:rsid w:val="00371E34"/>
    <w:rsid w:val="00371F51"/>
    <w:rsid w:val="00373AE4"/>
    <w:rsid w:val="00373F73"/>
    <w:rsid w:val="00376010"/>
    <w:rsid w:val="003764D7"/>
    <w:rsid w:val="00380F49"/>
    <w:rsid w:val="00382C1B"/>
    <w:rsid w:val="00383D58"/>
    <w:rsid w:val="00384074"/>
    <w:rsid w:val="00385D6E"/>
    <w:rsid w:val="00387D90"/>
    <w:rsid w:val="003915C4"/>
    <w:rsid w:val="0039228A"/>
    <w:rsid w:val="00392E51"/>
    <w:rsid w:val="00395ADA"/>
    <w:rsid w:val="0039666E"/>
    <w:rsid w:val="003970D5"/>
    <w:rsid w:val="0039752D"/>
    <w:rsid w:val="00397D62"/>
    <w:rsid w:val="003A09C6"/>
    <w:rsid w:val="003A1A92"/>
    <w:rsid w:val="003A2035"/>
    <w:rsid w:val="003A325E"/>
    <w:rsid w:val="003A3B89"/>
    <w:rsid w:val="003A57DB"/>
    <w:rsid w:val="003A7688"/>
    <w:rsid w:val="003A7E4C"/>
    <w:rsid w:val="003B1D87"/>
    <w:rsid w:val="003B2CF0"/>
    <w:rsid w:val="003B3A2D"/>
    <w:rsid w:val="003B4A3C"/>
    <w:rsid w:val="003B5745"/>
    <w:rsid w:val="003B7632"/>
    <w:rsid w:val="003C1862"/>
    <w:rsid w:val="003C1B08"/>
    <w:rsid w:val="003C2469"/>
    <w:rsid w:val="003C306C"/>
    <w:rsid w:val="003D0BD0"/>
    <w:rsid w:val="003D1396"/>
    <w:rsid w:val="003D3612"/>
    <w:rsid w:val="003D3BB9"/>
    <w:rsid w:val="003D5778"/>
    <w:rsid w:val="003D6FF1"/>
    <w:rsid w:val="003E0593"/>
    <w:rsid w:val="003E0FEF"/>
    <w:rsid w:val="003E4841"/>
    <w:rsid w:val="003E5103"/>
    <w:rsid w:val="003E5A07"/>
    <w:rsid w:val="003E746E"/>
    <w:rsid w:val="003E7A47"/>
    <w:rsid w:val="003E7B9D"/>
    <w:rsid w:val="003F0B5C"/>
    <w:rsid w:val="003F0BD3"/>
    <w:rsid w:val="003F54D7"/>
    <w:rsid w:val="003F5A3F"/>
    <w:rsid w:val="003F6BC0"/>
    <w:rsid w:val="003F6F23"/>
    <w:rsid w:val="003F72B2"/>
    <w:rsid w:val="003F798E"/>
    <w:rsid w:val="004039FD"/>
    <w:rsid w:val="00405038"/>
    <w:rsid w:val="004072DE"/>
    <w:rsid w:val="00410FE1"/>
    <w:rsid w:val="00411953"/>
    <w:rsid w:val="004127A5"/>
    <w:rsid w:val="00415772"/>
    <w:rsid w:val="00416975"/>
    <w:rsid w:val="00417008"/>
    <w:rsid w:val="00421164"/>
    <w:rsid w:val="0042152C"/>
    <w:rsid w:val="0042219F"/>
    <w:rsid w:val="0042291C"/>
    <w:rsid w:val="004262D5"/>
    <w:rsid w:val="0042718B"/>
    <w:rsid w:val="0042793D"/>
    <w:rsid w:val="00430999"/>
    <w:rsid w:val="00431F10"/>
    <w:rsid w:val="004333AD"/>
    <w:rsid w:val="00437E7D"/>
    <w:rsid w:val="0044067D"/>
    <w:rsid w:val="0044150E"/>
    <w:rsid w:val="004427E6"/>
    <w:rsid w:val="00442A99"/>
    <w:rsid w:val="004434C9"/>
    <w:rsid w:val="00444629"/>
    <w:rsid w:val="00450324"/>
    <w:rsid w:val="00453394"/>
    <w:rsid w:val="00453802"/>
    <w:rsid w:val="00453E1A"/>
    <w:rsid w:val="0045425A"/>
    <w:rsid w:val="004548E1"/>
    <w:rsid w:val="0045634A"/>
    <w:rsid w:val="0045676D"/>
    <w:rsid w:val="0046321F"/>
    <w:rsid w:val="00466003"/>
    <w:rsid w:val="0046677B"/>
    <w:rsid w:val="004729B9"/>
    <w:rsid w:val="0047583B"/>
    <w:rsid w:val="00475A8C"/>
    <w:rsid w:val="00475F23"/>
    <w:rsid w:val="0047797E"/>
    <w:rsid w:val="00481F8E"/>
    <w:rsid w:val="0048231A"/>
    <w:rsid w:val="00485114"/>
    <w:rsid w:val="00485ABE"/>
    <w:rsid w:val="00485AD2"/>
    <w:rsid w:val="004901A0"/>
    <w:rsid w:val="00491365"/>
    <w:rsid w:val="004940E3"/>
    <w:rsid w:val="00497BDA"/>
    <w:rsid w:val="004A1B65"/>
    <w:rsid w:val="004A1BF5"/>
    <w:rsid w:val="004A54E9"/>
    <w:rsid w:val="004A72CD"/>
    <w:rsid w:val="004B0347"/>
    <w:rsid w:val="004B0592"/>
    <w:rsid w:val="004B0F2E"/>
    <w:rsid w:val="004B45AB"/>
    <w:rsid w:val="004B4ADB"/>
    <w:rsid w:val="004B52E3"/>
    <w:rsid w:val="004B5A44"/>
    <w:rsid w:val="004B5F87"/>
    <w:rsid w:val="004B6860"/>
    <w:rsid w:val="004B7671"/>
    <w:rsid w:val="004B7E65"/>
    <w:rsid w:val="004C0519"/>
    <w:rsid w:val="004C0ADE"/>
    <w:rsid w:val="004C15A4"/>
    <w:rsid w:val="004C27E4"/>
    <w:rsid w:val="004C435E"/>
    <w:rsid w:val="004C547B"/>
    <w:rsid w:val="004D1574"/>
    <w:rsid w:val="004D1C79"/>
    <w:rsid w:val="004D1F86"/>
    <w:rsid w:val="004D3C58"/>
    <w:rsid w:val="004D3D76"/>
    <w:rsid w:val="004D4D7C"/>
    <w:rsid w:val="004D50BE"/>
    <w:rsid w:val="004D5C38"/>
    <w:rsid w:val="004D5FE9"/>
    <w:rsid w:val="004E1C50"/>
    <w:rsid w:val="004E2EBE"/>
    <w:rsid w:val="004E33DB"/>
    <w:rsid w:val="004E37BC"/>
    <w:rsid w:val="004E6EA3"/>
    <w:rsid w:val="004F27D1"/>
    <w:rsid w:val="004F3C41"/>
    <w:rsid w:val="004F70DE"/>
    <w:rsid w:val="00500991"/>
    <w:rsid w:val="00500E9D"/>
    <w:rsid w:val="00501498"/>
    <w:rsid w:val="00504FD2"/>
    <w:rsid w:val="00506CD9"/>
    <w:rsid w:val="005103D8"/>
    <w:rsid w:val="005113A2"/>
    <w:rsid w:val="00511B0A"/>
    <w:rsid w:val="00512178"/>
    <w:rsid w:val="00513788"/>
    <w:rsid w:val="0051579D"/>
    <w:rsid w:val="00515F2A"/>
    <w:rsid w:val="00516EF0"/>
    <w:rsid w:val="00517E84"/>
    <w:rsid w:val="00521826"/>
    <w:rsid w:val="00521F45"/>
    <w:rsid w:val="005241F6"/>
    <w:rsid w:val="00525A03"/>
    <w:rsid w:val="00526E45"/>
    <w:rsid w:val="00527200"/>
    <w:rsid w:val="00527858"/>
    <w:rsid w:val="0053346B"/>
    <w:rsid w:val="00534ECB"/>
    <w:rsid w:val="0053708F"/>
    <w:rsid w:val="00542AC7"/>
    <w:rsid w:val="00542BF2"/>
    <w:rsid w:val="00542D0F"/>
    <w:rsid w:val="00543D22"/>
    <w:rsid w:val="00547689"/>
    <w:rsid w:val="00547FA8"/>
    <w:rsid w:val="00550806"/>
    <w:rsid w:val="00550CD1"/>
    <w:rsid w:val="00551B50"/>
    <w:rsid w:val="005520DA"/>
    <w:rsid w:val="005538E8"/>
    <w:rsid w:val="00553F9B"/>
    <w:rsid w:val="0055429F"/>
    <w:rsid w:val="00554714"/>
    <w:rsid w:val="00555F9F"/>
    <w:rsid w:val="0056091F"/>
    <w:rsid w:val="005620B6"/>
    <w:rsid w:val="005675B1"/>
    <w:rsid w:val="005720B1"/>
    <w:rsid w:val="005765CF"/>
    <w:rsid w:val="00577F9A"/>
    <w:rsid w:val="00584188"/>
    <w:rsid w:val="00584DC1"/>
    <w:rsid w:val="00585801"/>
    <w:rsid w:val="005864D0"/>
    <w:rsid w:val="00593971"/>
    <w:rsid w:val="00594146"/>
    <w:rsid w:val="005946D0"/>
    <w:rsid w:val="00594BFB"/>
    <w:rsid w:val="00595B0D"/>
    <w:rsid w:val="0059671A"/>
    <w:rsid w:val="005A0DC0"/>
    <w:rsid w:val="005A114C"/>
    <w:rsid w:val="005A1F84"/>
    <w:rsid w:val="005A4945"/>
    <w:rsid w:val="005A4D87"/>
    <w:rsid w:val="005A7777"/>
    <w:rsid w:val="005B0442"/>
    <w:rsid w:val="005B08CD"/>
    <w:rsid w:val="005B15F3"/>
    <w:rsid w:val="005B173E"/>
    <w:rsid w:val="005B27F4"/>
    <w:rsid w:val="005B346D"/>
    <w:rsid w:val="005B35F1"/>
    <w:rsid w:val="005B50BE"/>
    <w:rsid w:val="005B59A2"/>
    <w:rsid w:val="005B59EF"/>
    <w:rsid w:val="005B5C36"/>
    <w:rsid w:val="005B7B01"/>
    <w:rsid w:val="005B7E82"/>
    <w:rsid w:val="005C0088"/>
    <w:rsid w:val="005C0EF2"/>
    <w:rsid w:val="005C2D75"/>
    <w:rsid w:val="005C7265"/>
    <w:rsid w:val="005C75B9"/>
    <w:rsid w:val="005D09A1"/>
    <w:rsid w:val="005D1F67"/>
    <w:rsid w:val="005D3418"/>
    <w:rsid w:val="005D4160"/>
    <w:rsid w:val="005D6F72"/>
    <w:rsid w:val="005E012A"/>
    <w:rsid w:val="005E06AC"/>
    <w:rsid w:val="005E075D"/>
    <w:rsid w:val="005F33CB"/>
    <w:rsid w:val="005F536C"/>
    <w:rsid w:val="005F6621"/>
    <w:rsid w:val="005F76E1"/>
    <w:rsid w:val="005F7753"/>
    <w:rsid w:val="00600023"/>
    <w:rsid w:val="00600CBF"/>
    <w:rsid w:val="00601A99"/>
    <w:rsid w:val="00601F18"/>
    <w:rsid w:val="00604B00"/>
    <w:rsid w:val="00605C2C"/>
    <w:rsid w:val="00606BF8"/>
    <w:rsid w:val="006076C2"/>
    <w:rsid w:val="0061368A"/>
    <w:rsid w:val="00613B20"/>
    <w:rsid w:val="00613C90"/>
    <w:rsid w:val="00614017"/>
    <w:rsid w:val="00614489"/>
    <w:rsid w:val="00615C54"/>
    <w:rsid w:val="006163F4"/>
    <w:rsid w:val="006177D9"/>
    <w:rsid w:val="00617990"/>
    <w:rsid w:val="006179E4"/>
    <w:rsid w:val="00623EBE"/>
    <w:rsid w:val="006242EB"/>
    <w:rsid w:val="006250B8"/>
    <w:rsid w:val="00626011"/>
    <w:rsid w:val="00626537"/>
    <w:rsid w:val="0062753D"/>
    <w:rsid w:val="006310E7"/>
    <w:rsid w:val="00632BF4"/>
    <w:rsid w:val="00633174"/>
    <w:rsid w:val="00640811"/>
    <w:rsid w:val="00640CF8"/>
    <w:rsid w:val="00642C6B"/>
    <w:rsid w:val="00646CD9"/>
    <w:rsid w:val="00650375"/>
    <w:rsid w:val="00650B1D"/>
    <w:rsid w:val="00650E01"/>
    <w:rsid w:val="00652F1D"/>
    <w:rsid w:val="00654B9C"/>
    <w:rsid w:val="00655F74"/>
    <w:rsid w:val="00656AEE"/>
    <w:rsid w:val="006601EB"/>
    <w:rsid w:val="0066243D"/>
    <w:rsid w:val="00663ADD"/>
    <w:rsid w:val="00663F0A"/>
    <w:rsid w:val="00665A66"/>
    <w:rsid w:val="0066623E"/>
    <w:rsid w:val="00667669"/>
    <w:rsid w:val="00672E21"/>
    <w:rsid w:val="00673C6D"/>
    <w:rsid w:val="006746A1"/>
    <w:rsid w:val="00680669"/>
    <w:rsid w:val="00681E7D"/>
    <w:rsid w:val="00682ADF"/>
    <w:rsid w:val="006850EF"/>
    <w:rsid w:val="00685146"/>
    <w:rsid w:val="006862D7"/>
    <w:rsid w:val="00687956"/>
    <w:rsid w:val="0069073B"/>
    <w:rsid w:val="00691F5E"/>
    <w:rsid w:val="00697AA1"/>
    <w:rsid w:val="006A138C"/>
    <w:rsid w:val="006A166B"/>
    <w:rsid w:val="006A1D60"/>
    <w:rsid w:val="006A2B10"/>
    <w:rsid w:val="006A427A"/>
    <w:rsid w:val="006A44B5"/>
    <w:rsid w:val="006A46FF"/>
    <w:rsid w:val="006A5137"/>
    <w:rsid w:val="006B04E6"/>
    <w:rsid w:val="006B1EA8"/>
    <w:rsid w:val="006B3C84"/>
    <w:rsid w:val="006B5788"/>
    <w:rsid w:val="006B5B63"/>
    <w:rsid w:val="006B7650"/>
    <w:rsid w:val="006C0DE8"/>
    <w:rsid w:val="006C19F1"/>
    <w:rsid w:val="006C1C78"/>
    <w:rsid w:val="006C1D7C"/>
    <w:rsid w:val="006C3947"/>
    <w:rsid w:val="006C4340"/>
    <w:rsid w:val="006C5E06"/>
    <w:rsid w:val="006C69F5"/>
    <w:rsid w:val="006C71BA"/>
    <w:rsid w:val="006D1785"/>
    <w:rsid w:val="006D2C4A"/>
    <w:rsid w:val="006D3109"/>
    <w:rsid w:val="006D3907"/>
    <w:rsid w:val="006D3E33"/>
    <w:rsid w:val="006D4256"/>
    <w:rsid w:val="006D4FC2"/>
    <w:rsid w:val="006D6A29"/>
    <w:rsid w:val="006E0B1E"/>
    <w:rsid w:val="006E2759"/>
    <w:rsid w:val="006E5EB5"/>
    <w:rsid w:val="006E7D05"/>
    <w:rsid w:val="006F18D2"/>
    <w:rsid w:val="006F3261"/>
    <w:rsid w:val="006F341F"/>
    <w:rsid w:val="006F34C9"/>
    <w:rsid w:val="006F3D95"/>
    <w:rsid w:val="006F65A7"/>
    <w:rsid w:val="00700E2D"/>
    <w:rsid w:val="00701C46"/>
    <w:rsid w:val="00703233"/>
    <w:rsid w:val="00705621"/>
    <w:rsid w:val="007061D0"/>
    <w:rsid w:val="00711A00"/>
    <w:rsid w:val="0071233C"/>
    <w:rsid w:val="007140F5"/>
    <w:rsid w:val="00722B1D"/>
    <w:rsid w:val="00722E34"/>
    <w:rsid w:val="00723E65"/>
    <w:rsid w:val="007240C4"/>
    <w:rsid w:val="00725BFA"/>
    <w:rsid w:val="007329F2"/>
    <w:rsid w:val="0073436F"/>
    <w:rsid w:val="00735A3F"/>
    <w:rsid w:val="007362AF"/>
    <w:rsid w:val="00740374"/>
    <w:rsid w:val="00742954"/>
    <w:rsid w:val="00744BC1"/>
    <w:rsid w:val="007451B3"/>
    <w:rsid w:val="00746545"/>
    <w:rsid w:val="00751FF6"/>
    <w:rsid w:val="00752208"/>
    <w:rsid w:val="007527E2"/>
    <w:rsid w:val="00753024"/>
    <w:rsid w:val="00755208"/>
    <w:rsid w:val="0075525E"/>
    <w:rsid w:val="00755C47"/>
    <w:rsid w:val="007563B5"/>
    <w:rsid w:val="00757D87"/>
    <w:rsid w:val="00761E60"/>
    <w:rsid w:val="00762459"/>
    <w:rsid w:val="00764B33"/>
    <w:rsid w:val="007668A5"/>
    <w:rsid w:val="0077274F"/>
    <w:rsid w:val="0077466D"/>
    <w:rsid w:val="007753BB"/>
    <w:rsid w:val="00775F2A"/>
    <w:rsid w:val="00780587"/>
    <w:rsid w:val="007824F8"/>
    <w:rsid w:val="00785067"/>
    <w:rsid w:val="00785342"/>
    <w:rsid w:val="00785DC6"/>
    <w:rsid w:val="0078686F"/>
    <w:rsid w:val="007909F7"/>
    <w:rsid w:val="00792EB1"/>
    <w:rsid w:val="00793B45"/>
    <w:rsid w:val="00795C2B"/>
    <w:rsid w:val="00795E6E"/>
    <w:rsid w:val="00796E65"/>
    <w:rsid w:val="00797ACF"/>
    <w:rsid w:val="00797B3B"/>
    <w:rsid w:val="00797D06"/>
    <w:rsid w:val="00797DAD"/>
    <w:rsid w:val="007A0B30"/>
    <w:rsid w:val="007A1478"/>
    <w:rsid w:val="007A28FC"/>
    <w:rsid w:val="007A2A92"/>
    <w:rsid w:val="007A2D59"/>
    <w:rsid w:val="007A48CC"/>
    <w:rsid w:val="007A556E"/>
    <w:rsid w:val="007A6375"/>
    <w:rsid w:val="007A68D7"/>
    <w:rsid w:val="007A6905"/>
    <w:rsid w:val="007B015D"/>
    <w:rsid w:val="007B4B5E"/>
    <w:rsid w:val="007C2322"/>
    <w:rsid w:val="007C4066"/>
    <w:rsid w:val="007D15F4"/>
    <w:rsid w:val="007D15FC"/>
    <w:rsid w:val="007D1847"/>
    <w:rsid w:val="007D67BA"/>
    <w:rsid w:val="007D76A9"/>
    <w:rsid w:val="007E23E8"/>
    <w:rsid w:val="007E7C92"/>
    <w:rsid w:val="007F0C07"/>
    <w:rsid w:val="007F1CEF"/>
    <w:rsid w:val="007F3E6A"/>
    <w:rsid w:val="007F55B2"/>
    <w:rsid w:val="007F6227"/>
    <w:rsid w:val="00800EE9"/>
    <w:rsid w:val="00801CA2"/>
    <w:rsid w:val="00802F62"/>
    <w:rsid w:val="0080467B"/>
    <w:rsid w:val="008046DD"/>
    <w:rsid w:val="00806203"/>
    <w:rsid w:val="00807240"/>
    <w:rsid w:val="008130EC"/>
    <w:rsid w:val="00813794"/>
    <w:rsid w:val="00816696"/>
    <w:rsid w:val="00820409"/>
    <w:rsid w:val="0082046E"/>
    <w:rsid w:val="00821126"/>
    <w:rsid w:val="0082192B"/>
    <w:rsid w:val="00821B0D"/>
    <w:rsid w:val="00822977"/>
    <w:rsid w:val="00822D70"/>
    <w:rsid w:val="00827318"/>
    <w:rsid w:val="00830995"/>
    <w:rsid w:val="008331BB"/>
    <w:rsid w:val="00836195"/>
    <w:rsid w:val="00837651"/>
    <w:rsid w:val="00837D1F"/>
    <w:rsid w:val="008433DA"/>
    <w:rsid w:val="008470AA"/>
    <w:rsid w:val="00847507"/>
    <w:rsid w:val="008516EA"/>
    <w:rsid w:val="008519D2"/>
    <w:rsid w:val="00851A31"/>
    <w:rsid w:val="00852FFC"/>
    <w:rsid w:val="00853DE0"/>
    <w:rsid w:val="0085724D"/>
    <w:rsid w:val="008627A0"/>
    <w:rsid w:val="00862EA5"/>
    <w:rsid w:val="0086323C"/>
    <w:rsid w:val="00865109"/>
    <w:rsid w:val="008664F8"/>
    <w:rsid w:val="0086796D"/>
    <w:rsid w:val="00867ED0"/>
    <w:rsid w:val="00871BAC"/>
    <w:rsid w:val="00873F8D"/>
    <w:rsid w:val="00874256"/>
    <w:rsid w:val="00875472"/>
    <w:rsid w:val="008762AB"/>
    <w:rsid w:val="0088261E"/>
    <w:rsid w:val="00882EC6"/>
    <w:rsid w:val="008830BA"/>
    <w:rsid w:val="00884020"/>
    <w:rsid w:val="00890197"/>
    <w:rsid w:val="00890CC4"/>
    <w:rsid w:val="00891BD0"/>
    <w:rsid w:val="00892280"/>
    <w:rsid w:val="008922E9"/>
    <w:rsid w:val="00893D2B"/>
    <w:rsid w:val="00895C6B"/>
    <w:rsid w:val="00896999"/>
    <w:rsid w:val="00897B61"/>
    <w:rsid w:val="008A1433"/>
    <w:rsid w:val="008A18B9"/>
    <w:rsid w:val="008A7462"/>
    <w:rsid w:val="008B20E3"/>
    <w:rsid w:val="008B51A6"/>
    <w:rsid w:val="008B5673"/>
    <w:rsid w:val="008C1DB7"/>
    <w:rsid w:val="008C5420"/>
    <w:rsid w:val="008C7B4F"/>
    <w:rsid w:val="008D118B"/>
    <w:rsid w:val="008D2421"/>
    <w:rsid w:val="008D2700"/>
    <w:rsid w:val="008D27F9"/>
    <w:rsid w:val="008D2E6C"/>
    <w:rsid w:val="008D4C67"/>
    <w:rsid w:val="008D5875"/>
    <w:rsid w:val="008D5EE4"/>
    <w:rsid w:val="008D6C02"/>
    <w:rsid w:val="008E1D65"/>
    <w:rsid w:val="008E3EA7"/>
    <w:rsid w:val="008E6D1C"/>
    <w:rsid w:val="008F1047"/>
    <w:rsid w:val="008F1423"/>
    <w:rsid w:val="008F2235"/>
    <w:rsid w:val="008F2BA8"/>
    <w:rsid w:val="008F37A5"/>
    <w:rsid w:val="008F40C7"/>
    <w:rsid w:val="008F4951"/>
    <w:rsid w:val="008F4A6E"/>
    <w:rsid w:val="008F4C4A"/>
    <w:rsid w:val="008F5110"/>
    <w:rsid w:val="008F6BD9"/>
    <w:rsid w:val="008F72B3"/>
    <w:rsid w:val="00901319"/>
    <w:rsid w:val="009015B3"/>
    <w:rsid w:val="00902B30"/>
    <w:rsid w:val="00902B67"/>
    <w:rsid w:val="00907A2F"/>
    <w:rsid w:val="00907BFB"/>
    <w:rsid w:val="00913EF0"/>
    <w:rsid w:val="0091419A"/>
    <w:rsid w:val="00914C17"/>
    <w:rsid w:val="00916318"/>
    <w:rsid w:val="0091656B"/>
    <w:rsid w:val="00920873"/>
    <w:rsid w:val="00925CE3"/>
    <w:rsid w:val="009265DF"/>
    <w:rsid w:val="00926658"/>
    <w:rsid w:val="0093047A"/>
    <w:rsid w:val="009311E4"/>
    <w:rsid w:val="00931D0E"/>
    <w:rsid w:val="00932187"/>
    <w:rsid w:val="00935063"/>
    <w:rsid w:val="00936865"/>
    <w:rsid w:val="00937282"/>
    <w:rsid w:val="0093755C"/>
    <w:rsid w:val="009403D0"/>
    <w:rsid w:val="00942090"/>
    <w:rsid w:val="0094352F"/>
    <w:rsid w:val="009449D2"/>
    <w:rsid w:val="009449F1"/>
    <w:rsid w:val="00947C24"/>
    <w:rsid w:val="00955DF0"/>
    <w:rsid w:val="00960A0D"/>
    <w:rsid w:val="0096111A"/>
    <w:rsid w:val="0096160C"/>
    <w:rsid w:val="00962786"/>
    <w:rsid w:val="00963811"/>
    <w:rsid w:val="00963867"/>
    <w:rsid w:val="0097240A"/>
    <w:rsid w:val="00972DE0"/>
    <w:rsid w:val="00973C45"/>
    <w:rsid w:val="00975359"/>
    <w:rsid w:val="00977944"/>
    <w:rsid w:val="00980E8C"/>
    <w:rsid w:val="00980F94"/>
    <w:rsid w:val="00983728"/>
    <w:rsid w:val="00986D32"/>
    <w:rsid w:val="0099037C"/>
    <w:rsid w:val="0099241B"/>
    <w:rsid w:val="00993E0E"/>
    <w:rsid w:val="00993F41"/>
    <w:rsid w:val="0099477B"/>
    <w:rsid w:val="0099524C"/>
    <w:rsid w:val="00995A4E"/>
    <w:rsid w:val="009961E1"/>
    <w:rsid w:val="009A1166"/>
    <w:rsid w:val="009A1661"/>
    <w:rsid w:val="009A18B4"/>
    <w:rsid w:val="009A3FD0"/>
    <w:rsid w:val="009A434B"/>
    <w:rsid w:val="009A4CE8"/>
    <w:rsid w:val="009A504F"/>
    <w:rsid w:val="009A61FF"/>
    <w:rsid w:val="009A66CD"/>
    <w:rsid w:val="009B0D2B"/>
    <w:rsid w:val="009B1626"/>
    <w:rsid w:val="009B17AB"/>
    <w:rsid w:val="009B18C6"/>
    <w:rsid w:val="009B1AE8"/>
    <w:rsid w:val="009B5CB2"/>
    <w:rsid w:val="009B7C90"/>
    <w:rsid w:val="009C0D22"/>
    <w:rsid w:val="009C2226"/>
    <w:rsid w:val="009C234E"/>
    <w:rsid w:val="009C2EAF"/>
    <w:rsid w:val="009C363A"/>
    <w:rsid w:val="009C562F"/>
    <w:rsid w:val="009C6FDE"/>
    <w:rsid w:val="009D05BC"/>
    <w:rsid w:val="009D22F1"/>
    <w:rsid w:val="009D2335"/>
    <w:rsid w:val="009D23DB"/>
    <w:rsid w:val="009D2892"/>
    <w:rsid w:val="009D3DF7"/>
    <w:rsid w:val="009D7749"/>
    <w:rsid w:val="009D7B88"/>
    <w:rsid w:val="009E5214"/>
    <w:rsid w:val="009E5E91"/>
    <w:rsid w:val="009F1876"/>
    <w:rsid w:val="009F226E"/>
    <w:rsid w:val="009F39B1"/>
    <w:rsid w:val="009F3A7A"/>
    <w:rsid w:val="009F5618"/>
    <w:rsid w:val="009F6912"/>
    <w:rsid w:val="00A00ACE"/>
    <w:rsid w:val="00A00FAE"/>
    <w:rsid w:val="00A0370F"/>
    <w:rsid w:val="00A045D3"/>
    <w:rsid w:val="00A114AD"/>
    <w:rsid w:val="00A11673"/>
    <w:rsid w:val="00A15C88"/>
    <w:rsid w:val="00A17FC6"/>
    <w:rsid w:val="00A20F24"/>
    <w:rsid w:val="00A213BD"/>
    <w:rsid w:val="00A22F5B"/>
    <w:rsid w:val="00A2368E"/>
    <w:rsid w:val="00A23B51"/>
    <w:rsid w:val="00A23E9E"/>
    <w:rsid w:val="00A23EE9"/>
    <w:rsid w:val="00A26973"/>
    <w:rsid w:val="00A2752D"/>
    <w:rsid w:val="00A2772F"/>
    <w:rsid w:val="00A27D0B"/>
    <w:rsid w:val="00A303CB"/>
    <w:rsid w:val="00A32198"/>
    <w:rsid w:val="00A32293"/>
    <w:rsid w:val="00A32F49"/>
    <w:rsid w:val="00A354B4"/>
    <w:rsid w:val="00A36A05"/>
    <w:rsid w:val="00A36AA4"/>
    <w:rsid w:val="00A400DA"/>
    <w:rsid w:val="00A41A52"/>
    <w:rsid w:val="00A42626"/>
    <w:rsid w:val="00A454AE"/>
    <w:rsid w:val="00A474BD"/>
    <w:rsid w:val="00A47945"/>
    <w:rsid w:val="00A5076F"/>
    <w:rsid w:val="00A5232F"/>
    <w:rsid w:val="00A544DD"/>
    <w:rsid w:val="00A55C16"/>
    <w:rsid w:val="00A5624B"/>
    <w:rsid w:val="00A5653B"/>
    <w:rsid w:val="00A56E29"/>
    <w:rsid w:val="00A5743C"/>
    <w:rsid w:val="00A579F4"/>
    <w:rsid w:val="00A60CFE"/>
    <w:rsid w:val="00A61D73"/>
    <w:rsid w:val="00A61FC9"/>
    <w:rsid w:val="00A631AC"/>
    <w:rsid w:val="00A63220"/>
    <w:rsid w:val="00A63CF6"/>
    <w:rsid w:val="00A65667"/>
    <w:rsid w:val="00A67C82"/>
    <w:rsid w:val="00A70176"/>
    <w:rsid w:val="00A7212A"/>
    <w:rsid w:val="00A7271A"/>
    <w:rsid w:val="00A73334"/>
    <w:rsid w:val="00A7335E"/>
    <w:rsid w:val="00A759F5"/>
    <w:rsid w:val="00A761B4"/>
    <w:rsid w:val="00A763B5"/>
    <w:rsid w:val="00A76EC7"/>
    <w:rsid w:val="00A773FF"/>
    <w:rsid w:val="00A77AC6"/>
    <w:rsid w:val="00A809E6"/>
    <w:rsid w:val="00A81372"/>
    <w:rsid w:val="00A81DEC"/>
    <w:rsid w:val="00A84EE9"/>
    <w:rsid w:val="00A867E1"/>
    <w:rsid w:val="00A91285"/>
    <w:rsid w:val="00A912EC"/>
    <w:rsid w:val="00A92612"/>
    <w:rsid w:val="00A934EE"/>
    <w:rsid w:val="00A93515"/>
    <w:rsid w:val="00A94A71"/>
    <w:rsid w:val="00AA051A"/>
    <w:rsid w:val="00AA3735"/>
    <w:rsid w:val="00AA5059"/>
    <w:rsid w:val="00AA7CA3"/>
    <w:rsid w:val="00AB15AC"/>
    <w:rsid w:val="00AB223C"/>
    <w:rsid w:val="00AB22E4"/>
    <w:rsid w:val="00AB403B"/>
    <w:rsid w:val="00AB5DA6"/>
    <w:rsid w:val="00AC13BF"/>
    <w:rsid w:val="00AC1C02"/>
    <w:rsid w:val="00AC2177"/>
    <w:rsid w:val="00AC2685"/>
    <w:rsid w:val="00AC33EB"/>
    <w:rsid w:val="00AC4C71"/>
    <w:rsid w:val="00AC65E1"/>
    <w:rsid w:val="00AC750F"/>
    <w:rsid w:val="00AD0602"/>
    <w:rsid w:val="00AD169C"/>
    <w:rsid w:val="00AD37A3"/>
    <w:rsid w:val="00AD3EA7"/>
    <w:rsid w:val="00AD497F"/>
    <w:rsid w:val="00AE026A"/>
    <w:rsid w:val="00AE1AE1"/>
    <w:rsid w:val="00AE3161"/>
    <w:rsid w:val="00AE3EF5"/>
    <w:rsid w:val="00AF27DF"/>
    <w:rsid w:val="00AF4EE1"/>
    <w:rsid w:val="00AF58A0"/>
    <w:rsid w:val="00AF6087"/>
    <w:rsid w:val="00B01094"/>
    <w:rsid w:val="00B017C0"/>
    <w:rsid w:val="00B04FA3"/>
    <w:rsid w:val="00B11F84"/>
    <w:rsid w:val="00B15BAC"/>
    <w:rsid w:val="00B161F9"/>
    <w:rsid w:val="00B1727E"/>
    <w:rsid w:val="00B173DA"/>
    <w:rsid w:val="00B2142B"/>
    <w:rsid w:val="00B219BF"/>
    <w:rsid w:val="00B2400E"/>
    <w:rsid w:val="00B2450A"/>
    <w:rsid w:val="00B24CCC"/>
    <w:rsid w:val="00B25264"/>
    <w:rsid w:val="00B25F16"/>
    <w:rsid w:val="00B27002"/>
    <w:rsid w:val="00B27673"/>
    <w:rsid w:val="00B27E90"/>
    <w:rsid w:val="00B31A32"/>
    <w:rsid w:val="00B31BC8"/>
    <w:rsid w:val="00B31DF0"/>
    <w:rsid w:val="00B334A4"/>
    <w:rsid w:val="00B35848"/>
    <w:rsid w:val="00B35BFE"/>
    <w:rsid w:val="00B401D3"/>
    <w:rsid w:val="00B4031D"/>
    <w:rsid w:val="00B44212"/>
    <w:rsid w:val="00B45534"/>
    <w:rsid w:val="00B455C7"/>
    <w:rsid w:val="00B466B6"/>
    <w:rsid w:val="00B47006"/>
    <w:rsid w:val="00B470D3"/>
    <w:rsid w:val="00B47507"/>
    <w:rsid w:val="00B519F0"/>
    <w:rsid w:val="00B53C10"/>
    <w:rsid w:val="00B670CB"/>
    <w:rsid w:val="00B70534"/>
    <w:rsid w:val="00B72E91"/>
    <w:rsid w:val="00B76614"/>
    <w:rsid w:val="00B80212"/>
    <w:rsid w:val="00B839D3"/>
    <w:rsid w:val="00B84F10"/>
    <w:rsid w:val="00B85B7A"/>
    <w:rsid w:val="00B85BE7"/>
    <w:rsid w:val="00B872E8"/>
    <w:rsid w:val="00B929AC"/>
    <w:rsid w:val="00B92CA0"/>
    <w:rsid w:val="00B93A12"/>
    <w:rsid w:val="00B96BEB"/>
    <w:rsid w:val="00B9762F"/>
    <w:rsid w:val="00BA262E"/>
    <w:rsid w:val="00BA26A8"/>
    <w:rsid w:val="00BA4A38"/>
    <w:rsid w:val="00BB54BC"/>
    <w:rsid w:val="00BB5750"/>
    <w:rsid w:val="00BC088F"/>
    <w:rsid w:val="00BC5474"/>
    <w:rsid w:val="00BC69E6"/>
    <w:rsid w:val="00BD1531"/>
    <w:rsid w:val="00BD4EA6"/>
    <w:rsid w:val="00BD683B"/>
    <w:rsid w:val="00BD7E2D"/>
    <w:rsid w:val="00BE152C"/>
    <w:rsid w:val="00BE1824"/>
    <w:rsid w:val="00BE20F3"/>
    <w:rsid w:val="00BE3365"/>
    <w:rsid w:val="00BE339A"/>
    <w:rsid w:val="00BE42F8"/>
    <w:rsid w:val="00BE456B"/>
    <w:rsid w:val="00BE483D"/>
    <w:rsid w:val="00BE5B05"/>
    <w:rsid w:val="00BE77E0"/>
    <w:rsid w:val="00BF238D"/>
    <w:rsid w:val="00BF243F"/>
    <w:rsid w:val="00BF298C"/>
    <w:rsid w:val="00BF55F2"/>
    <w:rsid w:val="00BF5D1B"/>
    <w:rsid w:val="00BF6CD1"/>
    <w:rsid w:val="00C008A0"/>
    <w:rsid w:val="00C01304"/>
    <w:rsid w:val="00C01AF5"/>
    <w:rsid w:val="00C01BD2"/>
    <w:rsid w:val="00C01D66"/>
    <w:rsid w:val="00C0494D"/>
    <w:rsid w:val="00C05019"/>
    <w:rsid w:val="00C0713E"/>
    <w:rsid w:val="00C123BC"/>
    <w:rsid w:val="00C16180"/>
    <w:rsid w:val="00C20238"/>
    <w:rsid w:val="00C20BB2"/>
    <w:rsid w:val="00C2145C"/>
    <w:rsid w:val="00C21642"/>
    <w:rsid w:val="00C22B03"/>
    <w:rsid w:val="00C22C71"/>
    <w:rsid w:val="00C23438"/>
    <w:rsid w:val="00C236C4"/>
    <w:rsid w:val="00C239F0"/>
    <w:rsid w:val="00C248FF"/>
    <w:rsid w:val="00C2533B"/>
    <w:rsid w:val="00C25B0D"/>
    <w:rsid w:val="00C271D5"/>
    <w:rsid w:val="00C31F1D"/>
    <w:rsid w:val="00C3272C"/>
    <w:rsid w:val="00C32BFA"/>
    <w:rsid w:val="00C33601"/>
    <w:rsid w:val="00C3610F"/>
    <w:rsid w:val="00C36B00"/>
    <w:rsid w:val="00C409DF"/>
    <w:rsid w:val="00C411BA"/>
    <w:rsid w:val="00C4494F"/>
    <w:rsid w:val="00C44EF7"/>
    <w:rsid w:val="00C47CAB"/>
    <w:rsid w:val="00C51F84"/>
    <w:rsid w:val="00C5324C"/>
    <w:rsid w:val="00C53FD4"/>
    <w:rsid w:val="00C55906"/>
    <w:rsid w:val="00C5767D"/>
    <w:rsid w:val="00C57AD4"/>
    <w:rsid w:val="00C6035C"/>
    <w:rsid w:val="00C60EFA"/>
    <w:rsid w:val="00C61C9D"/>
    <w:rsid w:val="00C61EBA"/>
    <w:rsid w:val="00C631F1"/>
    <w:rsid w:val="00C63396"/>
    <w:rsid w:val="00C63C8E"/>
    <w:rsid w:val="00C66F50"/>
    <w:rsid w:val="00C71A92"/>
    <w:rsid w:val="00C7424B"/>
    <w:rsid w:val="00C749FE"/>
    <w:rsid w:val="00C7564B"/>
    <w:rsid w:val="00C75B37"/>
    <w:rsid w:val="00C768E0"/>
    <w:rsid w:val="00C775AE"/>
    <w:rsid w:val="00C804F2"/>
    <w:rsid w:val="00C80C42"/>
    <w:rsid w:val="00C81929"/>
    <w:rsid w:val="00C81E04"/>
    <w:rsid w:val="00C84110"/>
    <w:rsid w:val="00C8521D"/>
    <w:rsid w:val="00C8575F"/>
    <w:rsid w:val="00C90545"/>
    <w:rsid w:val="00C906AB"/>
    <w:rsid w:val="00C9242F"/>
    <w:rsid w:val="00C962C0"/>
    <w:rsid w:val="00C97647"/>
    <w:rsid w:val="00CA17EE"/>
    <w:rsid w:val="00CA5F42"/>
    <w:rsid w:val="00CA5F48"/>
    <w:rsid w:val="00CA5FF7"/>
    <w:rsid w:val="00CA677F"/>
    <w:rsid w:val="00CB0B4B"/>
    <w:rsid w:val="00CB1DB8"/>
    <w:rsid w:val="00CB3885"/>
    <w:rsid w:val="00CB44DB"/>
    <w:rsid w:val="00CB54E6"/>
    <w:rsid w:val="00CB5794"/>
    <w:rsid w:val="00CB5EDB"/>
    <w:rsid w:val="00CB7DAA"/>
    <w:rsid w:val="00CC0B22"/>
    <w:rsid w:val="00CC102E"/>
    <w:rsid w:val="00CC1519"/>
    <w:rsid w:val="00CC16D5"/>
    <w:rsid w:val="00CC30FD"/>
    <w:rsid w:val="00CC43BD"/>
    <w:rsid w:val="00CC50A8"/>
    <w:rsid w:val="00CC667C"/>
    <w:rsid w:val="00CC67FD"/>
    <w:rsid w:val="00CD4D1A"/>
    <w:rsid w:val="00CE1EF2"/>
    <w:rsid w:val="00CE2BA9"/>
    <w:rsid w:val="00CE334C"/>
    <w:rsid w:val="00CE4104"/>
    <w:rsid w:val="00CE4B43"/>
    <w:rsid w:val="00CE6756"/>
    <w:rsid w:val="00CE6DD0"/>
    <w:rsid w:val="00CE7D74"/>
    <w:rsid w:val="00CE7F04"/>
    <w:rsid w:val="00CF013D"/>
    <w:rsid w:val="00CF0EA4"/>
    <w:rsid w:val="00CF3564"/>
    <w:rsid w:val="00CF3F07"/>
    <w:rsid w:val="00D05C4E"/>
    <w:rsid w:val="00D05D62"/>
    <w:rsid w:val="00D06432"/>
    <w:rsid w:val="00D0756B"/>
    <w:rsid w:val="00D11AEB"/>
    <w:rsid w:val="00D12A1A"/>
    <w:rsid w:val="00D13631"/>
    <w:rsid w:val="00D13DC6"/>
    <w:rsid w:val="00D14DDA"/>
    <w:rsid w:val="00D16E01"/>
    <w:rsid w:val="00D2088F"/>
    <w:rsid w:val="00D23765"/>
    <w:rsid w:val="00D259AA"/>
    <w:rsid w:val="00D27022"/>
    <w:rsid w:val="00D272B2"/>
    <w:rsid w:val="00D317F0"/>
    <w:rsid w:val="00D322B4"/>
    <w:rsid w:val="00D3261D"/>
    <w:rsid w:val="00D33AA7"/>
    <w:rsid w:val="00D34B60"/>
    <w:rsid w:val="00D35781"/>
    <w:rsid w:val="00D37640"/>
    <w:rsid w:val="00D402AC"/>
    <w:rsid w:val="00D41FB6"/>
    <w:rsid w:val="00D42C84"/>
    <w:rsid w:val="00D43C80"/>
    <w:rsid w:val="00D44DC0"/>
    <w:rsid w:val="00D4545C"/>
    <w:rsid w:val="00D45606"/>
    <w:rsid w:val="00D46CBF"/>
    <w:rsid w:val="00D52444"/>
    <w:rsid w:val="00D52C7E"/>
    <w:rsid w:val="00D52E7F"/>
    <w:rsid w:val="00D537A7"/>
    <w:rsid w:val="00D54487"/>
    <w:rsid w:val="00D5566D"/>
    <w:rsid w:val="00D6119C"/>
    <w:rsid w:val="00D628E6"/>
    <w:rsid w:val="00D6496E"/>
    <w:rsid w:val="00D64B62"/>
    <w:rsid w:val="00D6522E"/>
    <w:rsid w:val="00D6541D"/>
    <w:rsid w:val="00D718B0"/>
    <w:rsid w:val="00D726AB"/>
    <w:rsid w:val="00D8023A"/>
    <w:rsid w:val="00D81351"/>
    <w:rsid w:val="00D830C9"/>
    <w:rsid w:val="00D843D4"/>
    <w:rsid w:val="00D84E29"/>
    <w:rsid w:val="00D8554F"/>
    <w:rsid w:val="00D86D2C"/>
    <w:rsid w:val="00D87057"/>
    <w:rsid w:val="00D9142B"/>
    <w:rsid w:val="00D94CBB"/>
    <w:rsid w:val="00D96D0F"/>
    <w:rsid w:val="00D971B3"/>
    <w:rsid w:val="00DA1DD5"/>
    <w:rsid w:val="00DA2F26"/>
    <w:rsid w:val="00DA332C"/>
    <w:rsid w:val="00DA3516"/>
    <w:rsid w:val="00DA4513"/>
    <w:rsid w:val="00DA63E6"/>
    <w:rsid w:val="00DA6D2C"/>
    <w:rsid w:val="00DB047E"/>
    <w:rsid w:val="00DB2177"/>
    <w:rsid w:val="00DB63E8"/>
    <w:rsid w:val="00DC179D"/>
    <w:rsid w:val="00DC55E7"/>
    <w:rsid w:val="00DC614F"/>
    <w:rsid w:val="00DC635C"/>
    <w:rsid w:val="00DC7444"/>
    <w:rsid w:val="00DD0341"/>
    <w:rsid w:val="00DD0A45"/>
    <w:rsid w:val="00DD275B"/>
    <w:rsid w:val="00DD7CA5"/>
    <w:rsid w:val="00DD7EA5"/>
    <w:rsid w:val="00DE21C9"/>
    <w:rsid w:val="00DE3B4A"/>
    <w:rsid w:val="00DE49BC"/>
    <w:rsid w:val="00DF1D9B"/>
    <w:rsid w:val="00DF414B"/>
    <w:rsid w:val="00DF5472"/>
    <w:rsid w:val="00DF5BE4"/>
    <w:rsid w:val="00DF5DAD"/>
    <w:rsid w:val="00E00D74"/>
    <w:rsid w:val="00E02B28"/>
    <w:rsid w:val="00E02E66"/>
    <w:rsid w:val="00E05D9E"/>
    <w:rsid w:val="00E10AE1"/>
    <w:rsid w:val="00E10B82"/>
    <w:rsid w:val="00E1556F"/>
    <w:rsid w:val="00E1614D"/>
    <w:rsid w:val="00E17FC7"/>
    <w:rsid w:val="00E20189"/>
    <w:rsid w:val="00E2053D"/>
    <w:rsid w:val="00E20EF6"/>
    <w:rsid w:val="00E21946"/>
    <w:rsid w:val="00E21D29"/>
    <w:rsid w:val="00E22067"/>
    <w:rsid w:val="00E23D3A"/>
    <w:rsid w:val="00E2513F"/>
    <w:rsid w:val="00E254A6"/>
    <w:rsid w:val="00E301E7"/>
    <w:rsid w:val="00E30383"/>
    <w:rsid w:val="00E312AC"/>
    <w:rsid w:val="00E350DE"/>
    <w:rsid w:val="00E36046"/>
    <w:rsid w:val="00E37E3D"/>
    <w:rsid w:val="00E40381"/>
    <w:rsid w:val="00E42160"/>
    <w:rsid w:val="00E46345"/>
    <w:rsid w:val="00E50C53"/>
    <w:rsid w:val="00E511FB"/>
    <w:rsid w:val="00E55827"/>
    <w:rsid w:val="00E56FDE"/>
    <w:rsid w:val="00E57702"/>
    <w:rsid w:val="00E62209"/>
    <w:rsid w:val="00E62969"/>
    <w:rsid w:val="00E62E44"/>
    <w:rsid w:val="00E62FCC"/>
    <w:rsid w:val="00E633A0"/>
    <w:rsid w:val="00E63949"/>
    <w:rsid w:val="00E64E14"/>
    <w:rsid w:val="00E650CD"/>
    <w:rsid w:val="00E70909"/>
    <w:rsid w:val="00E7275E"/>
    <w:rsid w:val="00E74839"/>
    <w:rsid w:val="00E800C3"/>
    <w:rsid w:val="00E81A49"/>
    <w:rsid w:val="00E82E4F"/>
    <w:rsid w:val="00E83557"/>
    <w:rsid w:val="00E845EE"/>
    <w:rsid w:val="00E85662"/>
    <w:rsid w:val="00E87D48"/>
    <w:rsid w:val="00E91263"/>
    <w:rsid w:val="00E91A9C"/>
    <w:rsid w:val="00E91B3A"/>
    <w:rsid w:val="00E93140"/>
    <w:rsid w:val="00E96105"/>
    <w:rsid w:val="00E96435"/>
    <w:rsid w:val="00E97311"/>
    <w:rsid w:val="00EA1329"/>
    <w:rsid w:val="00EA2DFB"/>
    <w:rsid w:val="00EA30E6"/>
    <w:rsid w:val="00EA387E"/>
    <w:rsid w:val="00EA41B2"/>
    <w:rsid w:val="00EA454A"/>
    <w:rsid w:val="00EA47A9"/>
    <w:rsid w:val="00EA755D"/>
    <w:rsid w:val="00EA7ACF"/>
    <w:rsid w:val="00EB0D69"/>
    <w:rsid w:val="00EB42EF"/>
    <w:rsid w:val="00EB63E4"/>
    <w:rsid w:val="00EB7412"/>
    <w:rsid w:val="00EC13E3"/>
    <w:rsid w:val="00EC5F4C"/>
    <w:rsid w:val="00ED1B26"/>
    <w:rsid w:val="00ED1CF7"/>
    <w:rsid w:val="00ED2008"/>
    <w:rsid w:val="00ED37F1"/>
    <w:rsid w:val="00ED519A"/>
    <w:rsid w:val="00ED7D8A"/>
    <w:rsid w:val="00EE1D15"/>
    <w:rsid w:val="00EE1D80"/>
    <w:rsid w:val="00EE27D8"/>
    <w:rsid w:val="00EE67C2"/>
    <w:rsid w:val="00EE6CD4"/>
    <w:rsid w:val="00EE7279"/>
    <w:rsid w:val="00EF0018"/>
    <w:rsid w:val="00EF0038"/>
    <w:rsid w:val="00EF472D"/>
    <w:rsid w:val="00EF4D92"/>
    <w:rsid w:val="00EF798C"/>
    <w:rsid w:val="00F0204B"/>
    <w:rsid w:val="00F02739"/>
    <w:rsid w:val="00F049D4"/>
    <w:rsid w:val="00F05DED"/>
    <w:rsid w:val="00F061F1"/>
    <w:rsid w:val="00F06406"/>
    <w:rsid w:val="00F10443"/>
    <w:rsid w:val="00F10E8D"/>
    <w:rsid w:val="00F13E86"/>
    <w:rsid w:val="00F14BBC"/>
    <w:rsid w:val="00F161D2"/>
    <w:rsid w:val="00F17D24"/>
    <w:rsid w:val="00F203EB"/>
    <w:rsid w:val="00F20BD5"/>
    <w:rsid w:val="00F20D09"/>
    <w:rsid w:val="00F223EE"/>
    <w:rsid w:val="00F230F1"/>
    <w:rsid w:val="00F24098"/>
    <w:rsid w:val="00F24406"/>
    <w:rsid w:val="00F31A05"/>
    <w:rsid w:val="00F32A04"/>
    <w:rsid w:val="00F331F2"/>
    <w:rsid w:val="00F33958"/>
    <w:rsid w:val="00F40A4E"/>
    <w:rsid w:val="00F4232B"/>
    <w:rsid w:val="00F42DD5"/>
    <w:rsid w:val="00F433B2"/>
    <w:rsid w:val="00F45657"/>
    <w:rsid w:val="00F500FB"/>
    <w:rsid w:val="00F501B2"/>
    <w:rsid w:val="00F51DD8"/>
    <w:rsid w:val="00F5278A"/>
    <w:rsid w:val="00F529FE"/>
    <w:rsid w:val="00F52B8E"/>
    <w:rsid w:val="00F55419"/>
    <w:rsid w:val="00F572F8"/>
    <w:rsid w:val="00F614DB"/>
    <w:rsid w:val="00F6167D"/>
    <w:rsid w:val="00F6210D"/>
    <w:rsid w:val="00F63F96"/>
    <w:rsid w:val="00F64CD7"/>
    <w:rsid w:val="00F67D84"/>
    <w:rsid w:val="00F73367"/>
    <w:rsid w:val="00F74BD9"/>
    <w:rsid w:val="00F77A97"/>
    <w:rsid w:val="00F832E8"/>
    <w:rsid w:val="00F85F87"/>
    <w:rsid w:val="00F8604F"/>
    <w:rsid w:val="00F902DF"/>
    <w:rsid w:val="00F91400"/>
    <w:rsid w:val="00F915FE"/>
    <w:rsid w:val="00F94615"/>
    <w:rsid w:val="00F95DC4"/>
    <w:rsid w:val="00F968C9"/>
    <w:rsid w:val="00F97163"/>
    <w:rsid w:val="00F973F2"/>
    <w:rsid w:val="00F97FDD"/>
    <w:rsid w:val="00FA494D"/>
    <w:rsid w:val="00FA5D1F"/>
    <w:rsid w:val="00FA78DA"/>
    <w:rsid w:val="00FA7D01"/>
    <w:rsid w:val="00FB5F4B"/>
    <w:rsid w:val="00FC1019"/>
    <w:rsid w:val="00FC262B"/>
    <w:rsid w:val="00FC5C8B"/>
    <w:rsid w:val="00FC6A53"/>
    <w:rsid w:val="00FC7A98"/>
    <w:rsid w:val="00FD042A"/>
    <w:rsid w:val="00FD0A97"/>
    <w:rsid w:val="00FD159E"/>
    <w:rsid w:val="00FD1A8E"/>
    <w:rsid w:val="00FD3606"/>
    <w:rsid w:val="00FD4007"/>
    <w:rsid w:val="00FD69D1"/>
    <w:rsid w:val="00FE1A56"/>
    <w:rsid w:val="00FE30E1"/>
    <w:rsid w:val="00FE46A5"/>
    <w:rsid w:val="00FE67F9"/>
    <w:rsid w:val="00FE7093"/>
    <w:rsid w:val="00FF07F8"/>
    <w:rsid w:val="00FF397E"/>
    <w:rsid w:val="00FF412D"/>
    <w:rsid w:val="00FF424D"/>
    <w:rsid w:val="00FF4575"/>
    <w:rsid w:val="00FF4C20"/>
    <w:rsid w:val="00FF59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EC411C"/>
  <w15:docId w15:val="{E14713B2-724C-42C2-B4F2-A9AA3AF13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0341"/>
    <w:pPr>
      <w:spacing w:after="0" w:line="240" w:lineRule="auto"/>
    </w:pPr>
  </w:style>
  <w:style w:type="character" w:styleId="LineNumber">
    <w:name w:val="line number"/>
    <w:basedOn w:val="DefaultParagraphFont"/>
    <w:uiPriority w:val="99"/>
    <w:semiHidden/>
    <w:unhideWhenUsed/>
    <w:rsid w:val="00DD0341"/>
  </w:style>
  <w:style w:type="paragraph" w:customStyle="1" w:styleId="EndNoteBibliographyTitle">
    <w:name w:val="EndNote Bibliography Title"/>
    <w:basedOn w:val="Normal"/>
    <w:link w:val="EndNoteBibliographyTitleChar"/>
    <w:rsid w:val="00C01BD2"/>
    <w:pPr>
      <w:spacing w:after="0"/>
      <w:jc w:val="center"/>
    </w:pPr>
    <w:rPr>
      <w:rFonts w:ascii="Times New Roman" w:hAnsi="Times New Roman" w:cs="Times New Roman"/>
      <w:noProof/>
      <w:sz w:val="24"/>
    </w:rPr>
  </w:style>
  <w:style w:type="character" w:customStyle="1" w:styleId="NoSpacingChar">
    <w:name w:val="No Spacing Char"/>
    <w:basedOn w:val="DefaultParagraphFont"/>
    <w:link w:val="NoSpacing"/>
    <w:uiPriority w:val="1"/>
    <w:rsid w:val="00C01BD2"/>
  </w:style>
  <w:style w:type="character" w:customStyle="1" w:styleId="EndNoteBibliographyTitleChar">
    <w:name w:val="EndNote Bibliography Title Char"/>
    <w:basedOn w:val="NoSpacingChar"/>
    <w:link w:val="EndNoteBibliographyTitle"/>
    <w:rsid w:val="00C01BD2"/>
    <w:rPr>
      <w:rFonts w:ascii="Times New Roman" w:hAnsi="Times New Roman" w:cs="Times New Roman"/>
      <w:noProof/>
      <w:sz w:val="24"/>
    </w:rPr>
  </w:style>
  <w:style w:type="paragraph" w:customStyle="1" w:styleId="EndNoteBibliography">
    <w:name w:val="EndNote Bibliography"/>
    <w:basedOn w:val="Normal"/>
    <w:link w:val="EndNoteBibliographyChar"/>
    <w:rsid w:val="00C01BD2"/>
    <w:pPr>
      <w:spacing w:line="480" w:lineRule="auto"/>
    </w:pPr>
    <w:rPr>
      <w:rFonts w:ascii="Times New Roman" w:hAnsi="Times New Roman" w:cs="Times New Roman"/>
      <w:noProof/>
      <w:sz w:val="24"/>
    </w:rPr>
  </w:style>
  <w:style w:type="character" w:customStyle="1" w:styleId="EndNoteBibliographyChar">
    <w:name w:val="EndNote Bibliography Char"/>
    <w:basedOn w:val="NoSpacingChar"/>
    <w:link w:val="EndNoteBibliography"/>
    <w:rsid w:val="00C01BD2"/>
    <w:rPr>
      <w:rFonts w:ascii="Times New Roman" w:hAnsi="Times New Roman" w:cs="Times New Roman"/>
      <w:noProof/>
      <w:sz w:val="24"/>
    </w:rPr>
  </w:style>
  <w:style w:type="paragraph" w:styleId="BalloonText">
    <w:name w:val="Balloon Text"/>
    <w:basedOn w:val="Normal"/>
    <w:link w:val="BalloonTextChar"/>
    <w:uiPriority w:val="99"/>
    <w:semiHidden/>
    <w:unhideWhenUsed/>
    <w:rsid w:val="008516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6EA"/>
    <w:rPr>
      <w:rFonts w:ascii="Tahoma" w:hAnsi="Tahoma" w:cs="Tahoma"/>
      <w:sz w:val="16"/>
      <w:szCs w:val="16"/>
    </w:rPr>
  </w:style>
  <w:style w:type="character" w:styleId="CommentReference">
    <w:name w:val="annotation reference"/>
    <w:basedOn w:val="DefaultParagraphFont"/>
    <w:uiPriority w:val="99"/>
    <w:semiHidden/>
    <w:unhideWhenUsed/>
    <w:rsid w:val="00B2450A"/>
    <w:rPr>
      <w:sz w:val="18"/>
      <w:szCs w:val="18"/>
    </w:rPr>
  </w:style>
  <w:style w:type="paragraph" w:styleId="CommentText">
    <w:name w:val="annotation text"/>
    <w:basedOn w:val="Normal"/>
    <w:link w:val="CommentTextChar"/>
    <w:uiPriority w:val="99"/>
    <w:semiHidden/>
    <w:unhideWhenUsed/>
    <w:rsid w:val="00B2450A"/>
    <w:pPr>
      <w:spacing w:line="240" w:lineRule="auto"/>
    </w:pPr>
    <w:rPr>
      <w:sz w:val="24"/>
      <w:szCs w:val="24"/>
    </w:rPr>
  </w:style>
  <w:style w:type="character" w:customStyle="1" w:styleId="CommentTextChar">
    <w:name w:val="Comment Text Char"/>
    <w:basedOn w:val="DefaultParagraphFont"/>
    <w:link w:val="CommentText"/>
    <w:uiPriority w:val="99"/>
    <w:semiHidden/>
    <w:rsid w:val="00B2450A"/>
    <w:rPr>
      <w:sz w:val="24"/>
      <w:szCs w:val="24"/>
    </w:rPr>
  </w:style>
  <w:style w:type="paragraph" w:styleId="CommentSubject">
    <w:name w:val="annotation subject"/>
    <w:basedOn w:val="CommentText"/>
    <w:next w:val="CommentText"/>
    <w:link w:val="CommentSubjectChar"/>
    <w:uiPriority w:val="99"/>
    <w:semiHidden/>
    <w:unhideWhenUsed/>
    <w:rsid w:val="00B2450A"/>
    <w:rPr>
      <w:b/>
      <w:bCs/>
      <w:sz w:val="20"/>
      <w:szCs w:val="20"/>
    </w:rPr>
  </w:style>
  <w:style w:type="character" w:customStyle="1" w:styleId="CommentSubjectChar">
    <w:name w:val="Comment Subject Char"/>
    <w:basedOn w:val="CommentTextChar"/>
    <w:link w:val="CommentSubject"/>
    <w:uiPriority w:val="99"/>
    <w:semiHidden/>
    <w:rsid w:val="00B2450A"/>
    <w:rPr>
      <w:b/>
      <w:bCs/>
      <w:sz w:val="20"/>
      <w:szCs w:val="20"/>
    </w:rPr>
  </w:style>
  <w:style w:type="character" w:styleId="PlaceholderText">
    <w:name w:val="Placeholder Text"/>
    <w:basedOn w:val="DefaultParagraphFont"/>
    <w:uiPriority w:val="99"/>
    <w:semiHidden/>
    <w:rsid w:val="00153C84"/>
    <w:rPr>
      <w:color w:val="808080"/>
    </w:rPr>
  </w:style>
  <w:style w:type="paragraph" w:styleId="ListParagraph">
    <w:name w:val="List Paragraph"/>
    <w:basedOn w:val="Normal"/>
    <w:uiPriority w:val="34"/>
    <w:qFormat/>
    <w:rsid w:val="00A5624B"/>
    <w:pPr>
      <w:ind w:left="720"/>
      <w:contextualSpacing/>
    </w:pPr>
  </w:style>
  <w:style w:type="paragraph" w:styleId="Revision">
    <w:name w:val="Revision"/>
    <w:hidden/>
    <w:uiPriority w:val="99"/>
    <w:semiHidden/>
    <w:rsid w:val="005B50B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529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6F58A-8F8E-4F82-8ADB-4A3BE250B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9546</Words>
  <Characters>54417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Brandon Collins</dc:creator>
  <cp:lastModifiedBy>Peter M. Brown</cp:lastModifiedBy>
  <cp:revision>8</cp:revision>
  <cp:lastPrinted>2016-11-18T20:07:00Z</cp:lastPrinted>
  <dcterms:created xsi:type="dcterms:W3CDTF">2016-11-22T18:45:00Z</dcterms:created>
  <dcterms:modified xsi:type="dcterms:W3CDTF">2016-11-25T17:01:00Z</dcterms:modified>
</cp:coreProperties>
</file>