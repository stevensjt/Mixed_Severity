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308872" w14:textId="77777777" w:rsidR="00A27DF5" w:rsidRPr="000D085D" w:rsidRDefault="00A27DF5" w:rsidP="00A27DF5">
      <w:pPr>
        <w:spacing w:line="480" w:lineRule="auto"/>
        <w:rPr>
          <w:rFonts w:ascii="Times New Roman" w:hAnsi="Times New Roman" w:cs="Times New Roman"/>
        </w:rPr>
      </w:pPr>
      <w:r w:rsidRPr="000D085D">
        <w:rPr>
          <w:rFonts w:ascii="Times New Roman" w:hAnsi="Times New Roman" w:cs="Times New Roman"/>
          <w:b/>
        </w:rPr>
        <w:t>Running Head</w:t>
      </w:r>
    </w:p>
    <w:p w14:paraId="30EF4353" w14:textId="77777777" w:rsidR="00A27DF5" w:rsidRPr="000D085D" w:rsidRDefault="00A27DF5" w:rsidP="00A27DF5">
      <w:pPr>
        <w:spacing w:line="480" w:lineRule="auto"/>
        <w:rPr>
          <w:rFonts w:ascii="Times New Roman" w:hAnsi="Times New Roman" w:cs="Times New Roman"/>
        </w:rPr>
      </w:pPr>
    </w:p>
    <w:p w14:paraId="65F68CAF" w14:textId="77777777" w:rsidR="00A27DF5" w:rsidRPr="000D085D" w:rsidRDefault="00A27DF5" w:rsidP="00A27DF5">
      <w:pPr>
        <w:spacing w:line="480" w:lineRule="auto"/>
        <w:rPr>
          <w:rFonts w:ascii="Times New Roman" w:hAnsi="Times New Roman" w:cs="Times New Roman"/>
          <w:b/>
        </w:rPr>
      </w:pPr>
      <w:r w:rsidRPr="000D085D">
        <w:rPr>
          <w:rFonts w:ascii="Times New Roman" w:hAnsi="Times New Roman" w:cs="Times New Roman"/>
          <w:b/>
        </w:rPr>
        <w:t>Title</w:t>
      </w:r>
    </w:p>
    <w:p w14:paraId="3E8004FE" w14:textId="77777777" w:rsidR="008730C8" w:rsidRPr="000D085D" w:rsidRDefault="00BF3424" w:rsidP="008730C8">
      <w:pPr>
        <w:spacing w:line="480" w:lineRule="auto"/>
        <w:jc w:val="center"/>
        <w:rPr>
          <w:rFonts w:ascii="Times New Roman" w:hAnsi="Times New Roman" w:cs="Times New Roman"/>
        </w:rPr>
      </w:pPr>
      <w:r>
        <w:rPr>
          <w:rFonts w:ascii="Times New Roman" w:hAnsi="Times New Roman" w:cs="Times New Roman"/>
        </w:rPr>
        <w:t xml:space="preserve">Trends in spatial patterns of </w:t>
      </w:r>
      <w:proofErr w:type="gramStart"/>
      <w:r>
        <w:rPr>
          <w:rFonts w:ascii="Times New Roman" w:hAnsi="Times New Roman" w:cs="Times New Roman"/>
        </w:rPr>
        <w:t>stand-replacing</w:t>
      </w:r>
      <w:proofErr w:type="gramEnd"/>
      <w:r>
        <w:rPr>
          <w:rFonts w:ascii="Times New Roman" w:hAnsi="Times New Roman" w:cs="Times New Roman"/>
        </w:rPr>
        <w:t xml:space="preserve"> fire in California mixed-conifer forests, 1984-201</w:t>
      </w:r>
      <w:r w:rsidR="000650B0">
        <w:rPr>
          <w:rFonts w:ascii="Times New Roman" w:hAnsi="Times New Roman" w:cs="Times New Roman"/>
        </w:rPr>
        <w:t>5</w:t>
      </w:r>
    </w:p>
    <w:p w14:paraId="504C61EF" w14:textId="77777777" w:rsidR="00A27DF5" w:rsidRPr="000D085D" w:rsidRDefault="00A27DF5" w:rsidP="00A27DF5">
      <w:pPr>
        <w:spacing w:line="480" w:lineRule="auto"/>
        <w:rPr>
          <w:rFonts w:ascii="Times New Roman" w:hAnsi="Times New Roman"/>
          <w:b/>
        </w:rPr>
      </w:pPr>
      <w:r w:rsidRPr="000D085D">
        <w:rPr>
          <w:rFonts w:ascii="Times New Roman" w:hAnsi="Times New Roman"/>
          <w:b/>
        </w:rPr>
        <w:t>Authors</w:t>
      </w:r>
    </w:p>
    <w:p w14:paraId="1D55E99D" w14:textId="4F7BC40A" w:rsidR="00A73785" w:rsidRPr="00BF3424" w:rsidRDefault="00A73785" w:rsidP="00A27DF5">
      <w:pPr>
        <w:spacing w:line="480" w:lineRule="auto"/>
        <w:rPr>
          <w:rFonts w:ascii="Times New Roman" w:hAnsi="Times New Roman"/>
          <w:vertAlign w:val="superscript"/>
        </w:rPr>
      </w:pPr>
      <w:r w:rsidRPr="000D085D">
        <w:rPr>
          <w:rFonts w:ascii="Times New Roman" w:hAnsi="Times New Roman"/>
        </w:rPr>
        <w:t xml:space="preserve">Jens T. Stevens </w:t>
      </w:r>
      <w:r w:rsidR="00BF3424">
        <w:rPr>
          <w:rFonts w:ascii="Times New Roman" w:hAnsi="Times New Roman"/>
          <w:vertAlign w:val="superscript"/>
        </w:rPr>
        <w:t>1*</w:t>
      </w:r>
      <w:r w:rsidRPr="000D085D">
        <w:rPr>
          <w:rFonts w:ascii="Times New Roman" w:hAnsi="Times New Roman"/>
        </w:rPr>
        <w:t xml:space="preserve"> </w:t>
      </w:r>
      <w:r w:rsidR="00BF3424">
        <w:rPr>
          <w:rFonts w:ascii="Times New Roman" w:hAnsi="Times New Roman"/>
        </w:rPr>
        <w:t>Brandon M. Collins</w:t>
      </w:r>
      <w:r w:rsidRPr="000D085D">
        <w:rPr>
          <w:rFonts w:ascii="Times New Roman" w:hAnsi="Times New Roman"/>
        </w:rPr>
        <w:t xml:space="preserve"> </w:t>
      </w:r>
      <w:r w:rsidR="00BF3424">
        <w:rPr>
          <w:rFonts w:ascii="Times New Roman" w:hAnsi="Times New Roman"/>
          <w:vertAlign w:val="superscript"/>
        </w:rPr>
        <w:t>2</w:t>
      </w:r>
      <w:r w:rsidRPr="000D085D">
        <w:rPr>
          <w:rFonts w:ascii="Times New Roman" w:hAnsi="Times New Roman"/>
        </w:rPr>
        <w:t xml:space="preserve"> </w:t>
      </w:r>
      <w:r w:rsidR="00BF3424">
        <w:rPr>
          <w:rFonts w:ascii="Times New Roman" w:hAnsi="Times New Roman"/>
        </w:rPr>
        <w:t>Jay D. Miller</w:t>
      </w:r>
      <w:r w:rsidR="00383FE2" w:rsidRPr="000D085D">
        <w:rPr>
          <w:rFonts w:ascii="Times New Roman" w:hAnsi="Times New Roman"/>
        </w:rPr>
        <w:t xml:space="preserve"> </w:t>
      </w:r>
      <w:r w:rsidR="00BF3424">
        <w:rPr>
          <w:rFonts w:ascii="Times New Roman" w:hAnsi="Times New Roman"/>
          <w:vertAlign w:val="superscript"/>
        </w:rPr>
        <w:t>3</w:t>
      </w:r>
      <w:r w:rsidR="00383FE2" w:rsidRPr="000D085D">
        <w:rPr>
          <w:rFonts w:ascii="Times New Roman" w:hAnsi="Times New Roman"/>
        </w:rPr>
        <w:t xml:space="preserve"> </w:t>
      </w:r>
      <w:r w:rsidR="00BF3424">
        <w:rPr>
          <w:rFonts w:ascii="Times New Roman" w:hAnsi="Times New Roman"/>
        </w:rPr>
        <w:t>Malcolm P. North</w:t>
      </w:r>
      <w:r w:rsidRPr="000D085D">
        <w:rPr>
          <w:rFonts w:ascii="Times New Roman" w:hAnsi="Times New Roman"/>
        </w:rPr>
        <w:t xml:space="preserve"> </w:t>
      </w:r>
      <w:r w:rsidR="00E6648A">
        <w:rPr>
          <w:rFonts w:ascii="Times New Roman" w:hAnsi="Times New Roman"/>
          <w:vertAlign w:val="superscript"/>
        </w:rPr>
        <w:t>4</w:t>
      </w:r>
      <w:r w:rsidR="00D45535">
        <w:rPr>
          <w:rFonts w:ascii="Times New Roman" w:hAnsi="Times New Roman"/>
          <w:vertAlign w:val="superscript"/>
        </w:rPr>
        <w:t xml:space="preserve">, </w:t>
      </w:r>
      <w:r w:rsidR="00E6648A">
        <w:rPr>
          <w:rFonts w:ascii="Times New Roman" w:hAnsi="Times New Roman"/>
          <w:vertAlign w:val="superscript"/>
        </w:rPr>
        <w:t>5</w:t>
      </w:r>
      <w:r w:rsidR="00BF3424" w:rsidRPr="00BF3424">
        <w:rPr>
          <w:rFonts w:ascii="Times New Roman" w:hAnsi="Times New Roman"/>
        </w:rPr>
        <w:t xml:space="preserve"> </w:t>
      </w:r>
      <w:r w:rsidR="00BF3424">
        <w:rPr>
          <w:rFonts w:ascii="Times New Roman" w:hAnsi="Times New Roman"/>
        </w:rPr>
        <w:t xml:space="preserve">Scott L. Stephens </w:t>
      </w:r>
      <w:r w:rsidR="00BF3424">
        <w:rPr>
          <w:rFonts w:ascii="Times New Roman" w:hAnsi="Times New Roman"/>
          <w:vertAlign w:val="superscript"/>
        </w:rPr>
        <w:t>1</w:t>
      </w:r>
    </w:p>
    <w:p w14:paraId="03EFF312" w14:textId="77777777" w:rsidR="00A73785" w:rsidRPr="000D085D" w:rsidRDefault="00A73785" w:rsidP="00A73785">
      <w:pPr>
        <w:spacing w:line="480" w:lineRule="auto"/>
        <w:rPr>
          <w:rFonts w:ascii="Times New Roman" w:hAnsi="Times New Roman"/>
        </w:rPr>
      </w:pPr>
    </w:p>
    <w:p w14:paraId="274CB482" w14:textId="77777777" w:rsidR="00A27DF5" w:rsidRPr="000D085D" w:rsidRDefault="00A27DF5" w:rsidP="00A73785">
      <w:pPr>
        <w:spacing w:line="480" w:lineRule="auto"/>
        <w:rPr>
          <w:rFonts w:ascii="Times New Roman" w:hAnsi="Times New Roman"/>
          <w:b/>
        </w:rPr>
      </w:pPr>
      <w:r w:rsidRPr="000D085D">
        <w:rPr>
          <w:rFonts w:ascii="Times New Roman" w:hAnsi="Times New Roman"/>
          <w:b/>
        </w:rPr>
        <w:t>Author Affiliations and Addresses</w:t>
      </w:r>
    </w:p>
    <w:p w14:paraId="44B5B731" w14:textId="77777777" w:rsidR="00A73785" w:rsidRDefault="00A73785" w:rsidP="00A73785">
      <w:pPr>
        <w:spacing w:line="480" w:lineRule="auto"/>
        <w:rPr>
          <w:rFonts w:ascii="Times New Roman" w:hAnsi="Times New Roman"/>
        </w:rPr>
      </w:pPr>
      <w:r w:rsidRPr="000D085D">
        <w:rPr>
          <w:rFonts w:ascii="Times New Roman" w:hAnsi="Times New Roman"/>
          <w:vertAlign w:val="superscript"/>
        </w:rPr>
        <w:t>1</w:t>
      </w:r>
      <w:r w:rsidR="00BF3424">
        <w:rPr>
          <w:rFonts w:ascii="Times New Roman" w:hAnsi="Times New Roman"/>
        </w:rPr>
        <w:t>Department of Environmental Science, Policy and Management, University of California, Berkeley, CA, 94618</w:t>
      </w:r>
    </w:p>
    <w:p w14:paraId="0A41B616" w14:textId="4BB9B3A5" w:rsidR="00D45535" w:rsidRDefault="00D45535" w:rsidP="00A73785">
      <w:pPr>
        <w:spacing w:line="480" w:lineRule="auto"/>
        <w:rPr>
          <w:rFonts w:ascii="Times New Roman" w:hAnsi="Times New Roman"/>
        </w:rPr>
      </w:pPr>
      <w:r>
        <w:rPr>
          <w:rFonts w:ascii="Times New Roman" w:hAnsi="Times New Roman"/>
          <w:vertAlign w:val="superscript"/>
        </w:rPr>
        <w:t>2</w:t>
      </w:r>
      <w:r w:rsidR="00867AA8">
        <w:rPr>
          <w:rFonts w:ascii="Times New Roman" w:hAnsi="Times New Roman"/>
        </w:rPr>
        <w:t>Center</w:t>
      </w:r>
      <w:r w:rsidR="00867AA8" w:rsidRPr="00867AA8">
        <w:rPr>
          <w:rFonts w:ascii="Times New Roman" w:eastAsiaTheme="minorHAnsi" w:hAnsi="Times New Roman" w:cs="Times New Roman"/>
          <w:lang w:eastAsia="en-US"/>
        </w:rPr>
        <w:t xml:space="preserve"> </w:t>
      </w:r>
      <w:r w:rsidR="00867AA8" w:rsidRPr="00867AA8">
        <w:rPr>
          <w:rFonts w:ascii="Times New Roman" w:hAnsi="Times New Roman"/>
        </w:rPr>
        <w:t>for Fire Research and Outreach, University of California, Berkeley, CA, 94720 USA</w:t>
      </w:r>
      <w:r w:rsidR="00867AA8" w:rsidRPr="00867AA8" w:rsidDel="00867AA8">
        <w:rPr>
          <w:rFonts w:ascii="Times New Roman" w:hAnsi="Times New Roman"/>
        </w:rPr>
        <w:t xml:space="preserve"> </w:t>
      </w:r>
    </w:p>
    <w:p w14:paraId="15F310F5" w14:textId="77777777" w:rsidR="00884B50" w:rsidRPr="000D085D" w:rsidRDefault="00884B50" w:rsidP="00A73785">
      <w:pPr>
        <w:spacing w:line="480" w:lineRule="auto"/>
        <w:rPr>
          <w:rFonts w:ascii="Times New Roman" w:hAnsi="Times New Roman"/>
        </w:rPr>
      </w:pPr>
      <w:r w:rsidRPr="000D085D">
        <w:rPr>
          <w:rFonts w:ascii="Times New Roman" w:hAnsi="Times New Roman"/>
          <w:vertAlign w:val="superscript"/>
        </w:rPr>
        <w:t>3</w:t>
      </w:r>
      <w:r w:rsidRPr="000D085D">
        <w:rPr>
          <w:rFonts w:ascii="Times New Roman" w:hAnsi="Times New Roman"/>
        </w:rPr>
        <w:t>USDA Forest Service, Pacific Southwest Region, Vallejo, CA 94592</w:t>
      </w:r>
    </w:p>
    <w:p w14:paraId="28DE4BDD" w14:textId="77777777" w:rsidR="00A73785" w:rsidRPr="000D085D" w:rsidRDefault="00884B50" w:rsidP="00A73785">
      <w:pPr>
        <w:spacing w:line="480" w:lineRule="auto"/>
        <w:rPr>
          <w:rFonts w:ascii="Times New Roman" w:hAnsi="Times New Roman"/>
        </w:rPr>
      </w:pPr>
      <w:r>
        <w:rPr>
          <w:rFonts w:ascii="Times New Roman" w:hAnsi="Times New Roman"/>
          <w:vertAlign w:val="superscript"/>
        </w:rPr>
        <w:t>4</w:t>
      </w:r>
      <w:r w:rsidR="00A73785" w:rsidRPr="000D085D">
        <w:rPr>
          <w:rFonts w:ascii="Times New Roman" w:hAnsi="Times New Roman"/>
        </w:rPr>
        <w:t>Department of Plant Sciences, University of California, Davis, CA 95616</w:t>
      </w:r>
    </w:p>
    <w:p w14:paraId="73113459" w14:textId="77777777" w:rsidR="00A73785" w:rsidRDefault="00A73785" w:rsidP="00A73785">
      <w:pPr>
        <w:spacing w:line="480" w:lineRule="auto"/>
        <w:rPr>
          <w:rFonts w:ascii="Times New Roman" w:hAnsi="Times New Roman"/>
        </w:rPr>
      </w:pPr>
      <w:r w:rsidRPr="000D085D">
        <w:rPr>
          <w:rFonts w:ascii="Times New Roman" w:hAnsi="Times New Roman"/>
          <w:vertAlign w:val="superscript"/>
        </w:rPr>
        <w:t>3</w:t>
      </w:r>
      <w:r w:rsidRPr="000D085D">
        <w:rPr>
          <w:rFonts w:ascii="Times New Roman" w:hAnsi="Times New Roman"/>
        </w:rPr>
        <w:t>USDA Forest Service, Pacific Sout</w:t>
      </w:r>
      <w:r w:rsidR="00884B50">
        <w:rPr>
          <w:rFonts w:ascii="Times New Roman" w:hAnsi="Times New Roman"/>
        </w:rPr>
        <w:t>hwest Region, Vallejo, CA 94592</w:t>
      </w:r>
      <w:r w:rsidRPr="000D085D">
        <w:rPr>
          <w:rFonts w:ascii="Times New Roman" w:hAnsi="Times New Roman"/>
        </w:rPr>
        <w:t xml:space="preserve"> </w:t>
      </w:r>
    </w:p>
    <w:p w14:paraId="6463D1B1" w14:textId="26C61C81" w:rsidR="00E6648A" w:rsidRPr="000D085D" w:rsidRDefault="00E6648A" w:rsidP="00A73785">
      <w:pPr>
        <w:spacing w:line="480" w:lineRule="auto"/>
        <w:rPr>
          <w:rFonts w:ascii="Times New Roman" w:hAnsi="Times New Roman"/>
        </w:rPr>
      </w:pPr>
      <w:r>
        <w:rPr>
          <w:rFonts w:ascii="Times New Roman" w:hAnsi="Times New Roman"/>
          <w:vertAlign w:val="superscript"/>
        </w:rPr>
        <w:t>4</w:t>
      </w:r>
      <w:r w:rsidRPr="000D085D">
        <w:rPr>
          <w:rFonts w:ascii="Times New Roman" w:hAnsi="Times New Roman"/>
        </w:rPr>
        <w:t>USDA Forest Service, Pacific Sout</w:t>
      </w:r>
      <w:r>
        <w:rPr>
          <w:rFonts w:ascii="Times New Roman" w:hAnsi="Times New Roman"/>
        </w:rPr>
        <w:t>hwest Research Station, Davis, CA 95618</w:t>
      </w:r>
    </w:p>
    <w:p w14:paraId="76123D14" w14:textId="2E2DAB44" w:rsidR="00A73785" w:rsidRDefault="00E6648A" w:rsidP="00A73785">
      <w:pPr>
        <w:spacing w:line="480" w:lineRule="auto"/>
        <w:rPr>
          <w:rFonts w:ascii="Times New Roman" w:hAnsi="Times New Roman"/>
        </w:rPr>
      </w:pPr>
      <w:r>
        <w:rPr>
          <w:rFonts w:ascii="Times New Roman" w:hAnsi="Times New Roman"/>
          <w:vertAlign w:val="superscript"/>
        </w:rPr>
        <w:t>5</w:t>
      </w:r>
      <w:r w:rsidR="00A73785" w:rsidRPr="000D085D">
        <w:rPr>
          <w:rFonts w:ascii="Times New Roman" w:hAnsi="Times New Roman"/>
        </w:rPr>
        <w:t>Department of Environmental Science and Policy, University of California, Davis, CA 95616</w:t>
      </w:r>
    </w:p>
    <w:p w14:paraId="34BE271F" w14:textId="77777777" w:rsidR="008730C8" w:rsidRPr="000D085D" w:rsidRDefault="00A73785" w:rsidP="00A27DF5">
      <w:pPr>
        <w:spacing w:line="480" w:lineRule="auto"/>
        <w:rPr>
          <w:rFonts w:ascii="Times New Roman" w:hAnsi="Times New Roman"/>
        </w:rPr>
      </w:pPr>
      <w:r w:rsidRPr="000D085D">
        <w:rPr>
          <w:rFonts w:ascii="Times New Roman" w:hAnsi="Times New Roman"/>
        </w:rPr>
        <w:t xml:space="preserve">*Corresponding Author. E-mail: </w:t>
      </w:r>
      <w:r w:rsidR="00884B50">
        <w:rPr>
          <w:rFonts w:ascii="Times New Roman" w:hAnsi="Times New Roman"/>
        </w:rPr>
        <w:t>stevensjt@berkeley.edu</w:t>
      </w:r>
      <w:r w:rsidRPr="000D085D">
        <w:rPr>
          <w:rFonts w:ascii="Times New Roman" w:hAnsi="Times New Roman"/>
        </w:rPr>
        <w:t xml:space="preserve">, Telephone: </w:t>
      </w:r>
      <w:r w:rsidR="00884B50">
        <w:rPr>
          <w:rFonts w:ascii="Times New Roman" w:hAnsi="Times New Roman"/>
        </w:rPr>
        <w:t>781-630-3788</w:t>
      </w:r>
      <w:r w:rsidRPr="000D085D">
        <w:rPr>
          <w:rFonts w:ascii="Times New Roman" w:hAnsi="Times New Roman"/>
        </w:rPr>
        <w:t>.</w:t>
      </w:r>
      <w:r w:rsidR="008730C8" w:rsidRPr="000D085D">
        <w:rPr>
          <w:rFonts w:ascii="Times New Roman" w:hAnsi="Times New Roman" w:cs="Times New Roman"/>
        </w:rPr>
        <w:br w:type="page"/>
      </w:r>
    </w:p>
    <w:p w14:paraId="7DEF97AA" w14:textId="77777777" w:rsidR="00B15A37" w:rsidRPr="000D085D" w:rsidRDefault="00B15A37" w:rsidP="00BE4CCA">
      <w:pPr>
        <w:spacing w:line="480" w:lineRule="auto"/>
        <w:rPr>
          <w:rFonts w:ascii="Times New Roman" w:hAnsi="Times New Roman" w:cs="Times New Roman"/>
          <w:b/>
        </w:rPr>
        <w:sectPr w:rsidR="00B15A37" w:rsidRPr="000D085D" w:rsidSect="00A27DF5">
          <w:footerReference w:type="even" r:id="rId8"/>
          <w:footerReference w:type="default" r:id="rId9"/>
          <w:pgSz w:w="12240" w:h="15840"/>
          <w:pgMar w:top="1440" w:right="1440" w:bottom="1440" w:left="1440" w:header="720" w:footer="720" w:gutter="0"/>
          <w:lnNumType w:countBy="1" w:restart="continuous"/>
          <w:cols w:space="720"/>
        </w:sectPr>
      </w:pPr>
    </w:p>
    <w:p w14:paraId="6B9A58EE"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lastRenderedPageBreak/>
        <w:t>Introduction</w:t>
      </w:r>
    </w:p>
    <w:p w14:paraId="34EC8B09" w14:textId="6D871137" w:rsidR="00C41509" w:rsidRDefault="000E22F7" w:rsidP="00D45535">
      <w:pPr>
        <w:spacing w:line="480" w:lineRule="auto"/>
        <w:ind w:firstLine="720"/>
        <w:rPr>
          <w:rFonts w:ascii="Times New Roman" w:hAnsi="Times New Roman" w:cs="Times New Roman"/>
        </w:rPr>
      </w:pPr>
      <w:r>
        <w:rPr>
          <w:rFonts w:ascii="Times New Roman" w:hAnsi="Times New Roman" w:cs="Times New Roman"/>
        </w:rPr>
        <w:t xml:space="preserve">In forests, tree mortality from fire is an important ecological process that </w:t>
      </w:r>
      <w:r w:rsidR="00601C9F">
        <w:rPr>
          <w:rFonts w:ascii="Times New Roman" w:hAnsi="Times New Roman" w:cs="Times New Roman"/>
        </w:rPr>
        <w:t>promulgates</w:t>
      </w:r>
      <w:r>
        <w:rPr>
          <w:rFonts w:ascii="Times New Roman" w:hAnsi="Times New Roman" w:cs="Times New Roman"/>
        </w:rPr>
        <w:t xml:space="preserve"> changes in forest structur</w:t>
      </w:r>
      <w:r w:rsidR="002A4A06">
        <w:rPr>
          <w:rFonts w:ascii="Times New Roman" w:hAnsi="Times New Roman" w:cs="Times New Roman"/>
        </w:rPr>
        <w:t xml:space="preserve">e, fuel profiles, vegetation </w:t>
      </w:r>
      <w:r>
        <w:rPr>
          <w:rFonts w:ascii="Times New Roman" w:hAnsi="Times New Roman" w:cs="Times New Roman"/>
        </w:rPr>
        <w:t xml:space="preserve">diversity and wildlife habitat suitability </w:t>
      </w:r>
      <w:r>
        <w:rPr>
          <w:rFonts w:ascii="Times New Roman" w:hAnsi="Times New Roman" w:cs="Times New Roman"/>
        </w:rPr>
        <w:fldChar w:fldCharType="begin"/>
      </w:r>
      <w:r>
        <w:rPr>
          <w:rFonts w:ascii="Times New Roman" w:hAnsi="Times New Roman" w:cs="Times New Roman"/>
        </w:rPr>
        <w:instrText xml:space="preserve"> ADDIN EN.CITE &lt;EndNote&gt;&lt;Cite&gt;&lt;Author&gt;Swanson&lt;/Author&gt;&lt;Year&gt;2011&lt;/Year&gt;&lt;RecNum&gt;673&lt;/RecNum&gt;&lt;DisplayText&gt;(Swanson et al. 2011)&lt;/DisplayText&gt;&lt;record&gt;&lt;rec-number&gt;673&lt;/rec-number&gt;&lt;foreign-keys&gt;&lt;key app="EN" db-id="w0ppaavf8t2zvwe9f0oxa5rcervz0wedp050" timestamp="1305830119"&gt;673&lt;/key&gt;&lt;/foreign-keys&gt;&lt;ref-type name="Journal Article"&gt;17&lt;/ref-type&gt;&lt;contributors&gt;&lt;authors&gt;&lt;author&gt;Swanson, M. E.&lt;/author&gt;&lt;author&gt;Franklin, J. F.&lt;/author&gt;&lt;author&gt;Beschta, R. L.&lt;/author&gt;&lt;author&gt;Crisafulli, C. M.&lt;/author&gt;&lt;author&gt;DellaSala, D. A.&lt;/author&gt;&lt;author&gt;Hutto, R. L.&lt;/author&gt;&lt;author&gt;Lindenmayer, D. B.&lt;/author&gt;&lt;author&gt;Swanson, F. J.&lt;/author&gt;&lt;/authors&gt;&lt;/contributors&gt;&lt;titles&gt;&lt;title&gt;The forgotten stage of forest succession: early-successional ecosystems on forest sites&lt;/title&gt;&lt;secondary-title&gt;Frontiers in Ecology and the Environment&lt;/secondary-title&gt;&lt;/titles&gt;&lt;periodical&gt;&lt;full-title&gt;Frontiers in Ecology and the Environment&lt;/full-title&gt;&lt;/periodical&gt;&lt;pages&gt;117-125&lt;/pages&gt;&lt;volume&gt;9&lt;/volume&gt;&lt;number&gt;2&lt;/number&gt;&lt;dates&gt;&lt;year&gt;2011&lt;/year&gt;&lt;/dates&gt;&lt;isbn&gt;1540-9295&lt;/isbn&gt;&lt;accession-num&gt;WOS:000288058100017&lt;/accession-num&gt;&lt;urls&gt;&lt;related-urls&gt;&lt;url&gt;&amp;lt;Go to ISI&amp;gt;://WOS:000288058100017&lt;/url&gt;&lt;/related-urls&gt;&lt;/urls&gt;&lt;electronic-resource-num&gt;10.1890/090157&lt;/electronic-resource-num&gt;&lt;research-notes&gt;Read 11 4/5/11&amp;#xD;Early successional forests have important attributes (novel environment, biological and structural legacies, spatial heterogeneity) that promote biological and food web diversity, and ecoysystem processes including nutrient recharge and hydrologic modification.  So, managing for &amp;quot;recovery&amp;quot; can offset these postive effects of early successional ecosystems.&amp;#xD;&amp;#xD;Have paper copy in journal (March 2011)&lt;/research-notes&gt;&lt;/record&gt;&lt;/Cite&gt;&lt;/EndNote&gt;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26" w:tooltip="Swanson, 2011 #673" w:history="1">
        <w:r w:rsidR="00DD1DE4">
          <w:rPr>
            <w:rFonts w:ascii="Times New Roman" w:hAnsi="Times New Roman" w:cs="Times New Roman"/>
            <w:noProof/>
          </w:rPr>
          <w:t>Swanson et al. 2011</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t>
      </w:r>
      <w:r w:rsidR="002A4A06">
        <w:rPr>
          <w:rFonts w:ascii="Times New Roman" w:hAnsi="Times New Roman" w:cs="Times New Roman"/>
        </w:rPr>
        <w:t xml:space="preserve">Tree mortality during a fire is a binary process (a tree is </w:t>
      </w:r>
      <w:r w:rsidR="00C41509">
        <w:rPr>
          <w:rFonts w:ascii="Times New Roman" w:hAnsi="Times New Roman" w:cs="Times New Roman"/>
        </w:rPr>
        <w:t>top-</w:t>
      </w:r>
      <w:r w:rsidR="002A4A06">
        <w:rPr>
          <w:rFonts w:ascii="Times New Roman" w:hAnsi="Times New Roman" w:cs="Times New Roman"/>
        </w:rPr>
        <w:t xml:space="preserve">killed or not), but it is not spatially independent: weather, fuel or topographic conditions that lead to the mortality of one tree </w:t>
      </w:r>
      <w:r w:rsidR="00C41509">
        <w:rPr>
          <w:rFonts w:ascii="Times New Roman" w:hAnsi="Times New Roman" w:cs="Times New Roman"/>
        </w:rPr>
        <w:t xml:space="preserve">also increase the likelihood of mortality for neighboring trees (Finney?). When a patch of adjacent trees are all killed by fire, this is termed “stand-replacing fire”. This term is scale-independent – stand-replacing fire can refer to sub-ha stands of </w:t>
      </w:r>
      <w:r w:rsidR="00943E93" w:rsidRPr="00601C9F">
        <w:rPr>
          <w:rFonts w:ascii="Times New Roman" w:eastAsia="ＭＳ ゴシック" w:hAnsi="Times New Roman" w:cs="Times New Roman"/>
          <w:color w:val="000000"/>
        </w:rPr>
        <w:t>≤</w:t>
      </w:r>
      <w:r w:rsidR="00C41509">
        <w:rPr>
          <w:rFonts w:ascii="Times New Roman" w:hAnsi="Times New Roman" w:cs="Times New Roman"/>
        </w:rPr>
        <w:t xml:space="preserve">100 trees, or to many-ha stands of &gt;10,000 trees – but the implications of the spatial scale of stand-replacing fire are profound. </w:t>
      </w:r>
    </w:p>
    <w:p w14:paraId="27EF9206" w14:textId="16BFF1AC" w:rsidR="00E6648A" w:rsidRDefault="00C41509" w:rsidP="00D45535">
      <w:pPr>
        <w:spacing w:line="480" w:lineRule="auto"/>
        <w:ind w:firstLine="720"/>
        <w:rPr>
          <w:rFonts w:ascii="Times New Roman" w:hAnsi="Times New Roman" w:cs="Times New Roman"/>
        </w:rPr>
      </w:pPr>
      <w:r>
        <w:rPr>
          <w:rFonts w:ascii="Times New Roman" w:hAnsi="Times New Roman" w:cs="Times New Roman"/>
        </w:rPr>
        <w:t xml:space="preserve">Forest resilience following stand-replacing fire depends on </w:t>
      </w:r>
      <w:r w:rsidR="00943E93">
        <w:rPr>
          <w:rFonts w:ascii="Times New Roman" w:hAnsi="Times New Roman" w:cs="Times New Roman"/>
        </w:rPr>
        <w:t xml:space="preserve">ecological memory in the form of tree propagules </w:t>
      </w:r>
      <w:r w:rsidR="00943E93">
        <w:rPr>
          <w:rFonts w:ascii="Times New Roman" w:hAnsi="Times New Roman" w:cs="Times New Roman"/>
        </w:rPr>
        <w:fldChar w:fldCharType="begin">
          <w:fldData xml:space="preserve">PEVuZE5vdGU+PENpdGU+PEF1dGhvcj5Kb2huc3RvbmU8L0F1dGhvcj48WWVhcj4yMDE2PC9ZZWFy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</w:fldData>
        </w:fldChar>
      </w:r>
      <w:r w:rsidR="00943E93">
        <w:rPr>
          <w:rFonts w:ascii="Times New Roman" w:hAnsi="Times New Roman" w:cs="Times New Roman"/>
        </w:rPr>
        <w:instrText xml:space="preserve"> ADDIN EN.CITE </w:instrText>
      </w:r>
      <w:r w:rsidR="00943E93">
        <w:rPr>
          <w:rFonts w:ascii="Times New Roman" w:hAnsi="Times New Roman" w:cs="Times New Roman"/>
        </w:rPr>
        <w:fldChar w:fldCharType="begin">
          <w:fldData xml:space="preserve">PEVuZE5vdGU+PENpdGU+PEF1dGhvcj5Kb2huc3RvbmU8L0F1dGhvcj48WWVhcj4yMDE2PC9ZZWFy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</w:fldData>
        </w:fldChar>
      </w:r>
      <w:r w:rsidR="00943E93">
        <w:rPr>
          <w:rFonts w:ascii="Times New Roman" w:hAnsi="Times New Roman" w:cs="Times New Roman"/>
        </w:rPr>
        <w:instrText xml:space="preserve"> ADDIN EN.CITE.DATA </w:instrText>
      </w:r>
      <w:r w:rsidR="00943E93">
        <w:rPr>
          <w:rFonts w:ascii="Times New Roman" w:hAnsi="Times New Roman" w:cs="Times New Roman"/>
        </w:rPr>
      </w:r>
      <w:r w:rsidR="00943E93">
        <w:rPr>
          <w:rFonts w:ascii="Times New Roman" w:hAnsi="Times New Roman" w:cs="Times New Roman"/>
        </w:rPr>
        <w:fldChar w:fldCharType="end"/>
      </w:r>
      <w:r w:rsidR="00943E93">
        <w:rPr>
          <w:rFonts w:ascii="Times New Roman" w:hAnsi="Times New Roman" w:cs="Times New Roman"/>
        </w:rPr>
        <w:fldChar w:fldCharType="separate"/>
      </w:r>
      <w:r w:rsidR="00943E93">
        <w:rPr>
          <w:rFonts w:ascii="Times New Roman" w:hAnsi="Times New Roman" w:cs="Times New Roman"/>
          <w:noProof/>
        </w:rPr>
        <w:t>(</w:t>
      </w:r>
      <w:hyperlink w:anchor="_ENREF_11" w:tooltip="Johnstone, 2016 #3315" w:history="1">
        <w:r w:rsidR="00DD1DE4">
          <w:rPr>
            <w:rFonts w:ascii="Times New Roman" w:hAnsi="Times New Roman" w:cs="Times New Roman"/>
            <w:noProof/>
          </w:rPr>
          <w:t>Johnstone et al. 2016</w:t>
        </w:r>
      </w:hyperlink>
      <w:r w:rsidR="00943E93">
        <w:rPr>
          <w:rFonts w:ascii="Times New Roman" w:hAnsi="Times New Roman" w:cs="Times New Roman"/>
          <w:noProof/>
        </w:rPr>
        <w:t>)</w:t>
      </w:r>
      <w:r w:rsidR="00943E93">
        <w:rPr>
          <w:rFonts w:ascii="Times New Roman" w:hAnsi="Times New Roman" w:cs="Times New Roman"/>
        </w:rPr>
        <w:fldChar w:fldCharType="end"/>
      </w:r>
      <w:r w:rsidR="00943E93">
        <w:rPr>
          <w:rFonts w:ascii="Times New Roman" w:hAnsi="Times New Roman" w:cs="Times New Roman"/>
        </w:rPr>
        <w:t>. In forests where the dominant tree species have evolved the ability to propagate after being top-killed by fire, e.g. via basal resprouting in oaks (</w:t>
      </w:r>
      <w:proofErr w:type="spellStart"/>
      <w:r w:rsidR="00943E93">
        <w:rPr>
          <w:rFonts w:ascii="Times New Roman" w:hAnsi="Times New Roman" w:cs="Times New Roman"/>
          <w:i/>
        </w:rPr>
        <w:t>Quercus</w:t>
      </w:r>
      <w:proofErr w:type="spellEnd"/>
      <w:r w:rsidR="00943E93">
        <w:rPr>
          <w:rFonts w:ascii="Times New Roman" w:hAnsi="Times New Roman" w:cs="Times New Roman"/>
          <w:i/>
        </w:rPr>
        <w:t xml:space="preserve"> spp</w:t>
      </w:r>
      <w:r w:rsidR="00943E93">
        <w:rPr>
          <w:rFonts w:ascii="Times New Roman" w:hAnsi="Times New Roman" w:cs="Times New Roman"/>
        </w:rPr>
        <w:t xml:space="preserve">.) or </w:t>
      </w:r>
      <w:proofErr w:type="spellStart"/>
      <w:r w:rsidR="00943E93">
        <w:rPr>
          <w:rFonts w:ascii="Times New Roman" w:hAnsi="Times New Roman" w:cs="Times New Roman"/>
        </w:rPr>
        <w:t>serotinous</w:t>
      </w:r>
      <w:proofErr w:type="spellEnd"/>
      <w:r w:rsidR="00943E93">
        <w:rPr>
          <w:rFonts w:ascii="Times New Roman" w:hAnsi="Times New Roman" w:cs="Times New Roman"/>
        </w:rPr>
        <w:t xml:space="preserve"> cones in Rocky Mountain </w:t>
      </w:r>
      <w:proofErr w:type="spellStart"/>
      <w:r w:rsidR="00943E93">
        <w:rPr>
          <w:rFonts w:ascii="Times New Roman" w:hAnsi="Times New Roman" w:cs="Times New Roman"/>
        </w:rPr>
        <w:t>lodgepole</w:t>
      </w:r>
      <w:proofErr w:type="spellEnd"/>
      <w:r w:rsidR="00943E93">
        <w:rPr>
          <w:rFonts w:ascii="Times New Roman" w:hAnsi="Times New Roman" w:cs="Times New Roman"/>
        </w:rPr>
        <w:t xml:space="preserve"> pine (</w:t>
      </w:r>
      <w:proofErr w:type="spellStart"/>
      <w:r w:rsidR="00943E93">
        <w:rPr>
          <w:rFonts w:ascii="Times New Roman" w:hAnsi="Times New Roman" w:cs="Times New Roman"/>
          <w:i/>
        </w:rPr>
        <w:t>Pinus</w:t>
      </w:r>
      <w:proofErr w:type="spellEnd"/>
      <w:r w:rsidR="00943E93">
        <w:rPr>
          <w:rFonts w:ascii="Times New Roman" w:hAnsi="Times New Roman" w:cs="Times New Roman"/>
          <w:i/>
        </w:rPr>
        <w:t xml:space="preserve"> </w:t>
      </w:r>
      <w:proofErr w:type="spellStart"/>
      <w:r w:rsidR="00943E93">
        <w:rPr>
          <w:rFonts w:ascii="Times New Roman" w:hAnsi="Times New Roman" w:cs="Times New Roman"/>
          <w:i/>
        </w:rPr>
        <w:t>contorta</w:t>
      </w:r>
      <w:proofErr w:type="spellEnd"/>
      <w:r w:rsidR="00943E93">
        <w:rPr>
          <w:rFonts w:ascii="Times New Roman" w:hAnsi="Times New Roman" w:cs="Times New Roman"/>
          <w:i/>
        </w:rPr>
        <w:t xml:space="preserve"> var.</w:t>
      </w:r>
      <w:r w:rsidR="00943E93">
        <w:rPr>
          <w:rFonts w:ascii="Times New Roman" w:hAnsi="Times New Roman" w:cs="Times New Roman"/>
        </w:rPr>
        <w:t>), resilience is maintained even in large stand-replacing patches. In forests where the dominant tree species lack these adaptations (e.g. many western mixed-conifer forest types), propagules must arrive via surviving trees on the edges of stand-replacing patches, and the size and shape of</w:t>
      </w:r>
      <w:r w:rsidR="00393A51">
        <w:rPr>
          <w:rFonts w:ascii="Times New Roman" w:hAnsi="Times New Roman" w:cs="Times New Roman"/>
        </w:rPr>
        <w:t xml:space="preserve"> these patches becomes critical. Thus forest resilience is reduced when contiguous stand-replacing patches become larger, tree regeneration </w:t>
      </w:r>
      <w:r w:rsidR="003D663E">
        <w:rPr>
          <w:rFonts w:ascii="Times New Roman" w:hAnsi="Times New Roman" w:cs="Times New Roman"/>
        </w:rPr>
        <w:t>towards the interior</w:t>
      </w:r>
      <w:r w:rsidR="00393A51">
        <w:rPr>
          <w:rFonts w:ascii="Times New Roman" w:hAnsi="Times New Roman" w:cs="Times New Roman"/>
        </w:rPr>
        <w:t xml:space="preserve"> of these patches is slowed</w:t>
      </w:r>
      <w:r w:rsidR="003D663E">
        <w:rPr>
          <w:rFonts w:ascii="Times New Roman" w:hAnsi="Times New Roman" w:cs="Times New Roman"/>
        </w:rPr>
        <w:t xml:space="preserve"> by dispersal limitation</w:t>
      </w:r>
      <w:r w:rsidR="00393A51">
        <w:rPr>
          <w:rFonts w:ascii="Times New Roman" w:hAnsi="Times New Roman" w:cs="Times New Roman"/>
        </w:rPr>
        <w:t>, and the likelihood of future stand-replacing fire within these patches increases</w:t>
      </w:r>
      <w:r w:rsidR="00393A51">
        <w:t xml:space="preserve"> </w:t>
      </w:r>
      <w:r w:rsidR="00601C9F">
        <w:rPr>
          <w:rFonts w:ascii="Times New Roman" w:hAnsi="Times New Roman" w:cs="Times New Roman"/>
        </w:rPr>
        <w:fldChar w:fldCharType="begin">
          <w:fldData xml:space="preserve">PEVuZE5vdGU+PENpdGU+PEF1dGhvcj5Db3Bwb2xldHRhPC9BdXRob3I+PFllYXI+MjAxNjwvWWVh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</w:fldData>
        </w:fldChar>
      </w:r>
      <w:r w:rsidR="006C0767">
        <w:rPr>
          <w:rFonts w:ascii="Times New Roman" w:hAnsi="Times New Roman" w:cs="Times New Roman"/>
        </w:rPr>
        <w:instrText xml:space="preserve"> ADDIN EN.CITE </w:instrText>
      </w:r>
      <w:r w:rsidR="006C0767">
        <w:rPr>
          <w:rFonts w:ascii="Times New Roman" w:hAnsi="Times New Roman" w:cs="Times New Roman"/>
        </w:rPr>
        <w:fldChar w:fldCharType="begin">
          <w:fldData xml:space="preserve">PEVuZE5vdGU+PENpdGU+PEF1dGhvcj5Db3Bwb2xldHRhPC9BdXRob3I+PFllYXI+MjAxNjwvWWVh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</w:fldData>
        </w:fldChar>
      </w:r>
      <w:r w:rsidR="006C0767">
        <w:rPr>
          <w:rFonts w:ascii="Times New Roman" w:hAnsi="Times New Roman" w:cs="Times New Roman"/>
        </w:rPr>
        <w:instrText xml:space="preserve"> ADDIN EN.CITE.DATA </w:instrText>
      </w:r>
      <w:r w:rsidR="006C0767">
        <w:rPr>
          <w:rFonts w:ascii="Times New Roman" w:hAnsi="Times New Roman" w:cs="Times New Roman"/>
        </w:rPr>
      </w:r>
      <w:r w:rsidR="006C0767">
        <w:rPr>
          <w:rFonts w:ascii="Times New Roman" w:hAnsi="Times New Roman" w:cs="Times New Roman"/>
        </w:rPr>
        <w:fldChar w:fldCharType="end"/>
      </w:r>
      <w:r w:rsidR="00601C9F">
        <w:rPr>
          <w:rFonts w:ascii="Times New Roman" w:hAnsi="Times New Roman" w:cs="Times New Roman"/>
        </w:rPr>
        <w:fldChar w:fldCharType="separate"/>
      </w:r>
      <w:r w:rsidR="006C0767">
        <w:rPr>
          <w:rFonts w:ascii="Times New Roman" w:hAnsi="Times New Roman" w:cs="Times New Roman"/>
          <w:noProof/>
        </w:rPr>
        <w:t>(</w:t>
      </w:r>
      <w:hyperlink w:anchor="_ENREF_25" w:tooltip="Stevens, 2014 #1887" w:history="1">
        <w:r w:rsidR="00DD1DE4">
          <w:rPr>
            <w:rFonts w:ascii="Times New Roman" w:hAnsi="Times New Roman" w:cs="Times New Roman"/>
            <w:noProof/>
          </w:rPr>
          <w:t>Stevens et al. 2014</w:t>
        </w:r>
      </w:hyperlink>
      <w:r w:rsidR="006C0767">
        <w:rPr>
          <w:rFonts w:ascii="Times New Roman" w:hAnsi="Times New Roman" w:cs="Times New Roman"/>
          <w:noProof/>
        </w:rPr>
        <w:t xml:space="preserve">, </w:t>
      </w:r>
      <w:hyperlink w:anchor="_ENREF_7" w:tooltip="Coppoletta, 2016 #3151" w:history="1">
        <w:r w:rsidR="00DD1DE4">
          <w:rPr>
            <w:rFonts w:ascii="Times New Roman" w:hAnsi="Times New Roman" w:cs="Times New Roman"/>
            <w:noProof/>
          </w:rPr>
          <w:t>Coppoletta et al. 2016</w:t>
        </w:r>
      </w:hyperlink>
      <w:r w:rsidR="006C0767">
        <w:rPr>
          <w:rFonts w:ascii="Times New Roman" w:hAnsi="Times New Roman" w:cs="Times New Roman"/>
          <w:noProof/>
        </w:rPr>
        <w:t xml:space="preserve">, </w:t>
      </w:r>
      <w:hyperlink w:anchor="_ENREF_11" w:tooltip="Johnstone, 2016 #3315" w:history="1">
        <w:r w:rsidR="00DD1DE4">
          <w:rPr>
            <w:rFonts w:ascii="Times New Roman" w:hAnsi="Times New Roman" w:cs="Times New Roman"/>
            <w:noProof/>
          </w:rPr>
          <w:t>Johnstone et al. 2016</w:t>
        </w:r>
      </w:hyperlink>
      <w:r w:rsidR="006C0767">
        <w:rPr>
          <w:rFonts w:ascii="Times New Roman" w:hAnsi="Times New Roman" w:cs="Times New Roman"/>
          <w:noProof/>
        </w:rPr>
        <w:t xml:space="preserve">, </w:t>
      </w:r>
      <w:hyperlink w:anchor="_ENREF_28" w:tooltip="Welch, 2016 #3351" w:history="1">
        <w:r w:rsidR="00DD1DE4">
          <w:rPr>
            <w:rFonts w:ascii="Times New Roman" w:hAnsi="Times New Roman" w:cs="Times New Roman"/>
            <w:noProof/>
          </w:rPr>
          <w:t>Welch et al. 2016</w:t>
        </w:r>
      </w:hyperlink>
      <w:r w:rsidR="006C0767">
        <w:rPr>
          <w:rFonts w:ascii="Times New Roman" w:hAnsi="Times New Roman" w:cs="Times New Roman"/>
          <w:noProof/>
        </w:rPr>
        <w:t>)</w:t>
      </w:r>
      <w:r w:rsidR="00601C9F">
        <w:rPr>
          <w:rFonts w:ascii="Times New Roman" w:hAnsi="Times New Roman" w:cs="Times New Roman"/>
        </w:rPr>
        <w:fldChar w:fldCharType="end"/>
      </w:r>
      <w:r w:rsidR="00601C9F">
        <w:rPr>
          <w:rFonts w:ascii="Times New Roman" w:hAnsi="Times New Roman" w:cs="Times New Roman"/>
        </w:rPr>
        <w:t xml:space="preserve">. </w:t>
      </w:r>
    </w:p>
    <w:p w14:paraId="6D3B4F33" w14:textId="072539C0" w:rsidR="003D663E" w:rsidRDefault="003D663E" w:rsidP="00D45535">
      <w:pPr>
        <w:spacing w:line="480" w:lineRule="auto"/>
        <w:ind w:firstLine="720"/>
        <w:rPr>
          <w:rFonts w:ascii="Times New Roman" w:hAnsi="Times New Roman" w:cs="Times New Roman"/>
        </w:rPr>
      </w:pPr>
      <w:r>
        <w:rPr>
          <w:rFonts w:ascii="Times New Roman" w:hAnsi="Times New Roman" w:cs="Times New Roman"/>
        </w:rPr>
        <w:t xml:space="preserve">This </w:t>
      </w:r>
      <w:r w:rsidR="006C0767">
        <w:rPr>
          <w:rFonts w:ascii="Times New Roman" w:hAnsi="Times New Roman" w:cs="Times New Roman"/>
        </w:rPr>
        <w:t>potential for</w:t>
      </w:r>
      <w:r>
        <w:rPr>
          <w:rFonts w:ascii="Times New Roman" w:hAnsi="Times New Roman" w:cs="Times New Roman"/>
        </w:rPr>
        <w:t xml:space="preserve"> </w:t>
      </w:r>
      <w:r w:rsidR="006C0767">
        <w:rPr>
          <w:rFonts w:ascii="Times New Roman" w:hAnsi="Times New Roman" w:cs="Times New Roman"/>
        </w:rPr>
        <w:t xml:space="preserve">large-scale tree </w:t>
      </w:r>
      <w:r>
        <w:rPr>
          <w:rFonts w:ascii="Times New Roman" w:hAnsi="Times New Roman" w:cs="Times New Roman"/>
        </w:rPr>
        <w:t>regeneration failure</w:t>
      </w:r>
      <w:r w:rsidR="00CE76FD">
        <w:rPr>
          <w:rFonts w:ascii="Times New Roman" w:hAnsi="Times New Roman" w:cs="Times New Roman"/>
        </w:rPr>
        <w:t xml:space="preserve"> and persistent type-conversion</w:t>
      </w:r>
      <w:r>
        <w:rPr>
          <w:rFonts w:ascii="Times New Roman" w:hAnsi="Times New Roman" w:cs="Times New Roman"/>
        </w:rPr>
        <w:t xml:space="preserve">, rather than negative effects of stand-replacing fire </w:t>
      </w:r>
      <w:r>
        <w:rPr>
          <w:rFonts w:ascii="Times New Roman" w:hAnsi="Times New Roman" w:cs="Times New Roman"/>
          <w:i/>
        </w:rPr>
        <w:t>per se</w:t>
      </w:r>
      <w:r>
        <w:rPr>
          <w:rFonts w:ascii="Times New Roman" w:hAnsi="Times New Roman" w:cs="Times New Roman"/>
        </w:rPr>
        <w:t xml:space="preserve">, is what </w:t>
      </w:r>
      <w:r w:rsidR="006C0767">
        <w:rPr>
          <w:rFonts w:ascii="Times New Roman" w:hAnsi="Times New Roman" w:cs="Times New Roman"/>
        </w:rPr>
        <w:t xml:space="preserve">drives much of the concern </w:t>
      </w:r>
      <w:r w:rsidR="006C0767">
        <w:rPr>
          <w:rFonts w:ascii="Times New Roman" w:hAnsi="Times New Roman" w:cs="Times New Roman"/>
        </w:rPr>
        <w:lastRenderedPageBreak/>
        <w:t>over stand-replacing fire in mixed-conifer forests</w:t>
      </w:r>
      <w:r w:rsidR="00CE76FD">
        <w:rPr>
          <w:rFonts w:ascii="Times New Roman" w:hAnsi="Times New Roman" w:cs="Times New Roman"/>
        </w:rPr>
        <w:t xml:space="preserve"> </w:t>
      </w:r>
      <w:r w:rsidR="00CE76FD">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MTUpPC9EaXNwbGF5VGV4dD48cmVjb3JkPjxyZWMtbnVtYmVyPjMxMjE8L3JlYy1udW1iZXI+PGZv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==
</w:fldData>
        </w:fldChar>
      </w:r>
      <w:r w:rsidR="00CE76FD">
        <w:rPr>
          <w:rFonts w:ascii="Times New Roman" w:hAnsi="Times New Roman" w:cs="Times New Roman"/>
        </w:rPr>
        <w:instrText xml:space="preserve"> ADDIN EN.CITE </w:instrText>
      </w:r>
      <w:r w:rsidR="00CE76FD">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MTUpPC9EaXNwbGF5VGV4dD48cmVjb3JkPjxyZWMtbnVtYmVyPjMxMjE8L3JlYy1udW1iZXI+PGZv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==
</w:fldData>
        </w:fldChar>
      </w:r>
      <w:r w:rsidR="00CE76FD">
        <w:rPr>
          <w:rFonts w:ascii="Times New Roman" w:hAnsi="Times New Roman" w:cs="Times New Roman"/>
        </w:rPr>
        <w:instrText xml:space="preserve"> ADDIN EN.CITE.DATA </w:instrText>
      </w:r>
      <w:r w:rsidR="00CE76FD">
        <w:rPr>
          <w:rFonts w:ascii="Times New Roman" w:hAnsi="Times New Roman" w:cs="Times New Roman"/>
        </w:rPr>
      </w:r>
      <w:r w:rsidR="00CE76FD">
        <w:rPr>
          <w:rFonts w:ascii="Times New Roman" w:hAnsi="Times New Roman" w:cs="Times New Roman"/>
        </w:rPr>
        <w:fldChar w:fldCharType="end"/>
      </w:r>
      <w:r w:rsidR="00CE76FD">
        <w:rPr>
          <w:rFonts w:ascii="Times New Roman" w:hAnsi="Times New Roman" w:cs="Times New Roman"/>
        </w:rPr>
        <w:fldChar w:fldCharType="separate"/>
      </w:r>
      <w:r w:rsidR="00CE76FD">
        <w:rPr>
          <w:rFonts w:ascii="Times New Roman" w:hAnsi="Times New Roman" w:cs="Times New Roman"/>
          <w:noProof/>
        </w:rPr>
        <w:t>(</w:t>
      </w:r>
      <w:hyperlink w:anchor="_ENREF_16" w:tooltip="Millar, 2015 #3121" w:history="1">
        <w:r w:rsidR="00DD1DE4">
          <w:rPr>
            <w:rFonts w:ascii="Times New Roman" w:hAnsi="Times New Roman" w:cs="Times New Roman"/>
            <w:noProof/>
          </w:rPr>
          <w:t>Millar and Stephenson 2015</w:t>
        </w:r>
      </w:hyperlink>
      <w:r w:rsidR="00CE76FD">
        <w:rPr>
          <w:rFonts w:ascii="Times New Roman" w:hAnsi="Times New Roman" w:cs="Times New Roman"/>
          <w:noProof/>
        </w:rPr>
        <w:t>)</w:t>
      </w:r>
      <w:r w:rsidR="00CE76FD">
        <w:rPr>
          <w:rFonts w:ascii="Times New Roman" w:hAnsi="Times New Roman" w:cs="Times New Roman"/>
        </w:rPr>
        <w:fldChar w:fldCharType="end"/>
      </w:r>
      <w:r w:rsidR="00CE76FD">
        <w:rPr>
          <w:rFonts w:ascii="Times New Roman" w:hAnsi="Times New Roman" w:cs="Times New Roman"/>
        </w:rPr>
        <w:t>.</w:t>
      </w:r>
      <w:r w:rsidR="000D64C1">
        <w:rPr>
          <w:rFonts w:ascii="Times New Roman" w:hAnsi="Times New Roman" w:cs="Times New Roman"/>
        </w:rPr>
        <w:t xml:space="preserve"> As such, there have been numerous attempts to quantify trends in the extent of stand-replacing fire in contemporary wildfires and infer how climate and forest management practices (e.g. historical fire suppression and firefighting tactics) might drive these trends </w:t>
      </w:r>
      <w:r w:rsidR="000D64C1">
        <w:rPr>
          <w:rFonts w:ascii="Times New Roman" w:hAnsi="Times New Roman" w:cs="Times New Roman"/>
        </w:rPr>
        <w:fldChar w:fldCharType="begin">
          <w:fldData xml:space="preserve">PEVuZE5vdGU+PENpdGU+PEF1dGhvcj5IYXJ2ZXk8L0F1dGhvcj48WWVhcj4yMDE2PC9ZZWFyPjxS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</w:fldData>
        </w:fldChar>
      </w:r>
      <w:r w:rsidR="000D64C1">
        <w:rPr>
          <w:rFonts w:ascii="Times New Roman" w:hAnsi="Times New Roman" w:cs="Times New Roman"/>
        </w:rPr>
        <w:instrText xml:space="preserve"> ADDIN EN.CITE </w:instrText>
      </w:r>
      <w:r w:rsidR="000D64C1">
        <w:rPr>
          <w:rFonts w:ascii="Times New Roman" w:hAnsi="Times New Roman" w:cs="Times New Roman"/>
        </w:rPr>
        <w:fldChar w:fldCharType="begin">
          <w:fldData xml:space="preserve">PEVuZE5vdGU+PENpdGU+PEF1dGhvcj5IYXJ2ZXk8L0F1dGhvcj48WWVhcj4yMDE2PC9ZZWFyPjxS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</w:fldData>
        </w:fldChar>
      </w:r>
      <w:r w:rsidR="000D64C1">
        <w:rPr>
          <w:rFonts w:ascii="Times New Roman" w:hAnsi="Times New Roman" w:cs="Times New Roman"/>
        </w:rPr>
        <w:instrText xml:space="preserve"> ADDIN EN.CITE.DATA </w:instrText>
      </w:r>
      <w:r w:rsidR="000D64C1">
        <w:rPr>
          <w:rFonts w:ascii="Times New Roman" w:hAnsi="Times New Roman" w:cs="Times New Roman"/>
        </w:rPr>
      </w:r>
      <w:r w:rsidR="000D64C1">
        <w:rPr>
          <w:rFonts w:ascii="Times New Roman" w:hAnsi="Times New Roman" w:cs="Times New Roman"/>
        </w:rPr>
        <w:fldChar w:fldCharType="end"/>
      </w:r>
      <w:r w:rsidR="000D64C1">
        <w:rPr>
          <w:rFonts w:ascii="Times New Roman" w:hAnsi="Times New Roman" w:cs="Times New Roman"/>
        </w:rPr>
        <w:fldChar w:fldCharType="separate"/>
      </w:r>
      <w:r w:rsidR="000D64C1">
        <w:rPr>
          <w:rFonts w:ascii="Times New Roman" w:hAnsi="Times New Roman" w:cs="Times New Roman"/>
          <w:noProof/>
        </w:rPr>
        <w:t>(</w:t>
      </w:r>
      <w:hyperlink w:anchor="_ENREF_20" w:tooltip="Miller, 2009 #5" w:history="1">
        <w:r w:rsidR="00DD1DE4">
          <w:rPr>
            <w:rFonts w:ascii="Times New Roman" w:hAnsi="Times New Roman" w:cs="Times New Roman"/>
            <w:noProof/>
          </w:rPr>
          <w:t>Miller et al. 2009b</w:t>
        </w:r>
      </w:hyperlink>
      <w:r w:rsidR="000D64C1">
        <w:rPr>
          <w:rFonts w:ascii="Times New Roman" w:hAnsi="Times New Roman" w:cs="Times New Roman"/>
          <w:noProof/>
        </w:rPr>
        <w:t xml:space="preserve">, </w:t>
      </w:r>
      <w:hyperlink w:anchor="_ENREF_19" w:tooltip="Miller, 2012 #1699" w:history="1">
        <w:r w:rsidR="00DD1DE4">
          <w:rPr>
            <w:rFonts w:ascii="Times New Roman" w:hAnsi="Times New Roman" w:cs="Times New Roman"/>
            <w:noProof/>
          </w:rPr>
          <w:t>Miller and Safford 2012</w:t>
        </w:r>
      </w:hyperlink>
      <w:r w:rsidR="000D64C1">
        <w:rPr>
          <w:rFonts w:ascii="Times New Roman" w:hAnsi="Times New Roman" w:cs="Times New Roman"/>
          <w:noProof/>
        </w:rPr>
        <w:t xml:space="preserve">, </w:t>
      </w:r>
      <w:hyperlink w:anchor="_ENREF_21" w:tooltip="Miller, 2012 #1123" w:history="1">
        <w:r w:rsidR="00DD1DE4">
          <w:rPr>
            <w:rFonts w:ascii="Times New Roman" w:hAnsi="Times New Roman" w:cs="Times New Roman"/>
            <w:noProof/>
          </w:rPr>
          <w:t>Miller et al. 2012</w:t>
        </w:r>
      </w:hyperlink>
      <w:r w:rsidR="000D64C1">
        <w:rPr>
          <w:rFonts w:ascii="Times New Roman" w:hAnsi="Times New Roman" w:cs="Times New Roman"/>
          <w:noProof/>
        </w:rPr>
        <w:t xml:space="preserve">, </w:t>
      </w:r>
      <w:hyperlink w:anchor="_ENREF_9" w:tooltip="Harvey, 2016 #3336" w:history="1">
        <w:r w:rsidR="00DD1DE4">
          <w:rPr>
            <w:rFonts w:ascii="Times New Roman" w:hAnsi="Times New Roman" w:cs="Times New Roman"/>
            <w:noProof/>
          </w:rPr>
          <w:t>Harvey et al. 2016</w:t>
        </w:r>
      </w:hyperlink>
      <w:r w:rsidR="000D64C1">
        <w:rPr>
          <w:rFonts w:ascii="Times New Roman" w:hAnsi="Times New Roman" w:cs="Times New Roman"/>
          <w:noProof/>
        </w:rPr>
        <w:t xml:space="preserve">, </w:t>
      </w:r>
      <w:hyperlink w:anchor="_ENREF_24" w:tooltip="Picotte, 2016 #3156" w:history="1">
        <w:r w:rsidR="00DD1DE4">
          <w:rPr>
            <w:rFonts w:ascii="Times New Roman" w:hAnsi="Times New Roman" w:cs="Times New Roman"/>
            <w:noProof/>
          </w:rPr>
          <w:t>Picotte et al. 2016</w:t>
        </w:r>
      </w:hyperlink>
      <w:r w:rsidR="000D64C1">
        <w:rPr>
          <w:rFonts w:ascii="Times New Roman" w:hAnsi="Times New Roman" w:cs="Times New Roman"/>
          <w:noProof/>
        </w:rPr>
        <w:t>)</w:t>
      </w:r>
      <w:r w:rsidR="000D64C1">
        <w:rPr>
          <w:rFonts w:ascii="Times New Roman" w:hAnsi="Times New Roman" w:cs="Times New Roman"/>
        </w:rPr>
        <w:fldChar w:fldCharType="end"/>
      </w:r>
      <w:r w:rsidR="000D64C1">
        <w:rPr>
          <w:rFonts w:ascii="Times New Roman" w:hAnsi="Times New Roman" w:cs="Times New Roman"/>
        </w:rPr>
        <w:t xml:space="preserve">. </w:t>
      </w:r>
    </w:p>
    <w:p w14:paraId="28DB5F38" w14:textId="3A7D1945" w:rsidR="000D64C1" w:rsidRDefault="000D64C1" w:rsidP="00D45535">
      <w:pPr>
        <w:spacing w:line="480" w:lineRule="auto"/>
        <w:ind w:firstLine="720"/>
        <w:rPr>
          <w:rFonts w:ascii="Times New Roman" w:hAnsi="Times New Roman" w:cs="Times New Roman"/>
        </w:rPr>
      </w:pPr>
      <w:r>
        <w:rPr>
          <w:rFonts w:ascii="Times New Roman" w:hAnsi="Times New Roman" w:cs="Times New Roman"/>
        </w:rPr>
        <w:t xml:space="preserve">Most efforts to quantify trends in stand-replacing fire rely on interpretation of satellite-based vegetation change indices, particularly the </w:t>
      </w:r>
      <w:r w:rsidR="0011119C">
        <w:rPr>
          <w:rFonts w:ascii="Times New Roman" w:hAnsi="Times New Roman" w:cs="Times New Roman"/>
        </w:rPr>
        <w:t>differenced</w:t>
      </w:r>
      <w:r>
        <w:rPr>
          <w:rFonts w:ascii="Times New Roman" w:hAnsi="Times New Roman" w:cs="Times New Roman"/>
        </w:rPr>
        <w:t xml:space="preserve"> Normalized Burn Ratio (</w:t>
      </w:r>
      <w:proofErr w:type="spellStart"/>
      <w:r>
        <w:rPr>
          <w:rFonts w:ascii="Times New Roman" w:hAnsi="Times New Roman" w:cs="Times New Roman"/>
        </w:rPr>
        <w:t>dNBR</w:t>
      </w:r>
      <w:proofErr w:type="spellEnd"/>
      <w:r>
        <w:rPr>
          <w:rFonts w:ascii="Times New Roman" w:hAnsi="Times New Roman" w:cs="Times New Roman"/>
        </w:rPr>
        <w:t>) and a version of that ratio relativized to pre-fire</w:t>
      </w:r>
      <w:r w:rsidR="0011119C">
        <w:rPr>
          <w:rFonts w:ascii="Times New Roman" w:hAnsi="Times New Roman" w:cs="Times New Roman"/>
        </w:rPr>
        <w:t xml:space="preserve"> vegetation cover (</w:t>
      </w:r>
      <w:proofErr w:type="spellStart"/>
      <w:r w:rsidR="0011119C">
        <w:rPr>
          <w:rFonts w:ascii="Times New Roman" w:hAnsi="Times New Roman" w:cs="Times New Roman"/>
        </w:rPr>
        <w:t>RdNBR</w:t>
      </w:r>
      <w:proofErr w:type="spellEnd"/>
      <w:r w:rsidR="0011119C">
        <w:rPr>
          <w:rFonts w:ascii="Times New Roman" w:hAnsi="Times New Roman" w:cs="Times New Roman"/>
        </w:rPr>
        <w:t xml:space="preserve">) </w:t>
      </w:r>
      <w:r w:rsidR="0011119C">
        <w:rPr>
          <w:rFonts w:ascii="Times New Roman" w:hAnsi="Times New Roman" w:cs="Times New Roman"/>
        </w:rPr>
        <w:fldChar w:fldCharType="begin"/>
      </w:r>
      <w:r w:rsidR="0011119C">
        <w:rPr>
          <w:rFonts w:ascii="Times New Roman" w:hAnsi="Times New Roman" w:cs="Times New Roman"/>
        </w:rPr>
        <w:instrText xml:space="preserve"> ADDIN EN.CITE &lt;EndNote&gt;&lt;Cite&gt;&lt;Author&gt;Miller&lt;/Author&gt;&lt;Year&gt;2007&lt;/Year&gt;&lt;RecNum&gt;1132&lt;/RecNum&gt;&lt;DisplayText&gt;(Miller and Thode 2007)&lt;/DisplayText&gt;&lt;record&gt;&lt;rec-number&gt;1132&lt;/rec-number&gt;&lt;foreign-keys&gt;&lt;key app="EN" db-id="w0ppaavf8t2zvwe9f0oxa5rcervz0wedp050" timestamp="1360098021"&gt;1132&lt;/key&gt;&lt;/foreign-keys&gt;&lt;ref-type name="Journal Article"&gt;17&lt;/ref-type&gt;&lt;contributors&gt;&lt;authors&gt;&lt;author&gt;Miller, Jay D.&lt;/author&gt;&lt;author&gt;Thode, Andrea E.&lt;/author&gt;&lt;/authors&gt;&lt;/contributors&gt;&lt;titles&gt;&lt;title&gt;Quantifying burn severity in a heterogeneous landscape with a relative version of the delta Normalized Burn Ratio (dNBR)&lt;/title&gt;&lt;secondary-title&gt;Remote Sensing of Environment&lt;/secondary-title&gt;&lt;/titles&gt;&lt;periodical&gt;&lt;full-title&gt;Remote Sensing of Environment&lt;/full-title&gt;&lt;abbr-1&gt;Remote Sens. Environ.&lt;/abbr-1&gt;&lt;abbr-2&gt;Remote Sens Environ&lt;/abbr-2&gt;&lt;/periodical&gt;&lt;pages&gt;66-80&lt;/pages&gt;&lt;volume&gt;109&lt;/volume&gt;&lt;number&gt;1&lt;/number&gt;&lt;dates&gt;&lt;year&gt;2007&lt;/year&gt;&lt;pub-dates&gt;&lt;date&gt;Jul 12&lt;/date&gt;&lt;/pub-dates&gt;&lt;/dates&gt;&lt;isbn&gt;0034-4257&lt;/isbn&gt;&lt;accession-num&gt;WOS:000247200200007&lt;/accession-num&gt;&lt;urls&gt;&lt;related-urls&gt;&lt;url&gt;&amp;lt;Go to ISI&amp;gt;://WOS:000247200200007&lt;/url&gt;&lt;/related-urls&gt;&lt;/urls&gt;&lt;electronic-resource-num&gt;10.1016/j.rse.2006.12.006&lt;/electronic-resource-num&gt;&lt;research-notes&gt;Read 15 10/26/15&amp;#xD;Skimmed&amp;#xD;This is the standard metric for assessing fire severity now. dNBR is good for assessing severity within a single burn, relativized differenced NBR (RdNBR) is better for comparing across multiple fires... Though Miller et al 2009 (RSE) is a better citation for RdNBR. &lt;/research-notes&gt;&lt;/record&gt;&lt;/Cite&gt;&lt;/EndNote&gt;</w:instrText>
      </w:r>
      <w:r w:rsidR="0011119C">
        <w:rPr>
          <w:rFonts w:ascii="Times New Roman" w:hAnsi="Times New Roman" w:cs="Times New Roman"/>
        </w:rPr>
        <w:fldChar w:fldCharType="separate"/>
      </w:r>
      <w:r w:rsidR="0011119C">
        <w:rPr>
          <w:rFonts w:ascii="Times New Roman" w:hAnsi="Times New Roman" w:cs="Times New Roman"/>
          <w:noProof/>
        </w:rPr>
        <w:t>(</w:t>
      </w:r>
      <w:hyperlink w:anchor="_ENREF_22" w:tooltip="Miller, 2007 #1132" w:history="1">
        <w:r w:rsidR="00DD1DE4">
          <w:rPr>
            <w:rFonts w:ascii="Times New Roman" w:hAnsi="Times New Roman" w:cs="Times New Roman"/>
            <w:noProof/>
          </w:rPr>
          <w:t>Miller and Thode 2007</w:t>
        </w:r>
      </w:hyperlink>
      <w:r w:rsidR="0011119C">
        <w:rPr>
          <w:rFonts w:ascii="Times New Roman" w:hAnsi="Times New Roman" w:cs="Times New Roman"/>
          <w:noProof/>
        </w:rPr>
        <w:t>)</w:t>
      </w:r>
      <w:r w:rsidR="0011119C">
        <w:rPr>
          <w:rFonts w:ascii="Times New Roman" w:hAnsi="Times New Roman" w:cs="Times New Roman"/>
        </w:rPr>
        <w:fldChar w:fldCharType="end"/>
      </w:r>
      <w:r w:rsidR="0011119C">
        <w:rPr>
          <w:rFonts w:ascii="Times New Roman" w:hAnsi="Times New Roman" w:cs="Times New Roman"/>
        </w:rPr>
        <w:t xml:space="preserve">. Burn severity (the amount of dominant vegetation killed or consumed by fire within a given area) can then be estimated by calibrating this ratio to field-derived data on canopy cover loss from fire, basal area loss from fire, or other composite field indices of burn intensity </w:t>
      </w:r>
      <w:r w:rsidR="0011119C">
        <w:rPr>
          <w:rFonts w:ascii="Times New Roman" w:hAnsi="Times New Roman" w:cs="Times New Roman"/>
        </w:rPr>
        <w:fldChar w:fldCharType="begin">
          <w:fldData xml:space="preserve">PEVuZE5vdGU+PENpdGU+PEF1dGhvcj5NaWxsZXI8L0F1dGhvcj48WWVhcj4yMDA5PC9ZZWFyPjxS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</w:fldData>
        </w:fldChar>
      </w:r>
      <w:r w:rsidR="0011119C">
        <w:rPr>
          <w:rFonts w:ascii="Times New Roman" w:hAnsi="Times New Roman" w:cs="Times New Roman"/>
        </w:rPr>
        <w:instrText xml:space="preserve"> ADDIN EN.CITE </w:instrText>
      </w:r>
      <w:r w:rsidR="0011119C">
        <w:rPr>
          <w:rFonts w:ascii="Times New Roman" w:hAnsi="Times New Roman" w:cs="Times New Roman"/>
        </w:rPr>
        <w:fldChar w:fldCharType="begin">
          <w:fldData xml:space="preserve">PEVuZE5vdGU+PENpdGU+PEF1dGhvcj5NaWxsZXI8L0F1dGhvcj48WWVhcj4yMDA5PC9ZZWFyPjxS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</w:fldData>
        </w:fldChar>
      </w:r>
      <w:r w:rsidR="0011119C">
        <w:rPr>
          <w:rFonts w:ascii="Times New Roman" w:hAnsi="Times New Roman" w:cs="Times New Roman"/>
        </w:rPr>
        <w:instrText xml:space="preserve"> ADDIN EN.CITE.DATA </w:instrText>
      </w:r>
      <w:r w:rsidR="0011119C">
        <w:rPr>
          <w:rFonts w:ascii="Times New Roman" w:hAnsi="Times New Roman" w:cs="Times New Roman"/>
        </w:rPr>
      </w:r>
      <w:r w:rsidR="0011119C">
        <w:rPr>
          <w:rFonts w:ascii="Times New Roman" w:hAnsi="Times New Roman" w:cs="Times New Roman"/>
        </w:rPr>
        <w:fldChar w:fldCharType="end"/>
      </w:r>
      <w:r w:rsidR="0011119C">
        <w:rPr>
          <w:rFonts w:ascii="Times New Roman" w:hAnsi="Times New Roman" w:cs="Times New Roman"/>
        </w:rPr>
        <w:fldChar w:fldCharType="separate"/>
      </w:r>
      <w:r w:rsidR="0011119C">
        <w:rPr>
          <w:rFonts w:ascii="Times New Roman" w:hAnsi="Times New Roman" w:cs="Times New Roman"/>
          <w:noProof/>
        </w:rPr>
        <w:t>(</w:t>
      </w:r>
      <w:hyperlink w:anchor="_ENREF_17" w:tooltip="Miller, 2009 #2448" w:history="1">
        <w:r w:rsidR="00DD1DE4">
          <w:rPr>
            <w:rFonts w:ascii="Times New Roman" w:hAnsi="Times New Roman" w:cs="Times New Roman"/>
            <w:noProof/>
          </w:rPr>
          <w:t>Miller et al. 2009a</w:t>
        </w:r>
      </w:hyperlink>
      <w:r w:rsidR="0011119C">
        <w:rPr>
          <w:rFonts w:ascii="Times New Roman" w:hAnsi="Times New Roman" w:cs="Times New Roman"/>
          <w:noProof/>
        </w:rPr>
        <w:t>)</w:t>
      </w:r>
      <w:r w:rsidR="0011119C">
        <w:rPr>
          <w:rFonts w:ascii="Times New Roman" w:hAnsi="Times New Roman" w:cs="Times New Roman"/>
        </w:rPr>
        <w:fldChar w:fldCharType="end"/>
      </w:r>
      <w:r w:rsidR="0011119C">
        <w:rPr>
          <w:rFonts w:ascii="Times New Roman" w:hAnsi="Times New Roman" w:cs="Times New Roman"/>
        </w:rPr>
        <w:t xml:space="preserve">, generally at the scale of a 30-m LANDSAT pixel. </w:t>
      </w:r>
      <w:r w:rsidR="004868DE">
        <w:rPr>
          <w:rFonts w:ascii="Times New Roman" w:hAnsi="Times New Roman" w:cs="Times New Roman"/>
        </w:rPr>
        <w:t xml:space="preserve">Modern burn severity classifications transform a continuous variable (e.g. </w:t>
      </w:r>
      <w:proofErr w:type="spellStart"/>
      <w:r w:rsidR="004868DE">
        <w:rPr>
          <w:rFonts w:ascii="Times New Roman" w:hAnsi="Times New Roman" w:cs="Times New Roman"/>
        </w:rPr>
        <w:t>RdNBR</w:t>
      </w:r>
      <w:proofErr w:type="spellEnd"/>
      <w:r w:rsidR="004868DE">
        <w:rPr>
          <w:rFonts w:ascii="Times New Roman" w:hAnsi="Times New Roman" w:cs="Times New Roman"/>
        </w:rPr>
        <w:t xml:space="preserve">) into a discrete variable </w:t>
      </w:r>
      <w:r w:rsidR="00114D8A">
        <w:rPr>
          <w:rFonts w:ascii="Times New Roman" w:hAnsi="Times New Roman" w:cs="Times New Roman"/>
        </w:rPr>
        <w:t xml:space="preserve">at the pixel scale </w:t>
      </w:r>
      <w:r w:rsidR="004868DE">
        <w:rPr>
          <w:rFonts w:ascii="Times New Roman" w:hAnsi="Times New Roman" w:cs="Times New Roman"/>
        </w:rPr>
        <w:t>(e.g. “low”, “moderate” or “high” severity)</w:t>
      </w:r>
      <w:r w:rsidR="00114D8A">
        <w:rPr>
          <w:rFonts w:ascii="Times New Roman" w:hAnsi="Times New Roman" w:cs="Times New Roman"/>
        </w:rPr>
        <w:t>,</w:t>
      </w:r>
      <w:r w:rsidR="004868DE">
        <w:rPr>
          <w:rFonts w:ascii="Times New Roman" w:hAnsi="Times New Roman" w:cs="Times New Roman"/>
        </w:rPr>
        <w:t xml:space="preserve"> based on threshold values of </w:t>
      </w:r>
      <w:proofErr w:type="spellStart"/>
      <w:r w:rsidR="004868DE">
        <w:rPr>
          <w:rFonts w:ascii="Times New Roman" w:hAnsi="Times New Roman" w:cs="Times New Roman"/>
        </w:rPr>
        <w:t>RdNBR</w:t>
      </w:r>
      <w:proofErr w:type="spellEnd"/>
      <w:r w:rsidR="004868DE">
        <w:rPr>
          <w:rFonts w:ascii="Times New Roman" w:hAnsi="Times New Roman" w:cs="Times New Roman"/>
        </w:rPr>
        <w:t xml:space="preserve"> associated with particular field conditions (e.g. </w:t>
      </w:r>
      <w:r w:rsidR="00114D8A" w:rsidRPr="00601C9F">
        <w:rPr>
          <w:rFonts w:ascii="Times New Roman" w:eastAsia="ＭＳ ゴシック" w:hAnsi="Times New Roman" w:cs="Times New Roman"/>
          <w:color w:val="000000"/>
        </w:rPr>
        <w:t>≤</w:t>
      </w:r>
      <w:r w:rsidR="004868DE">
        <w:rPr>
          <w:rFonts w:ascii="Times New Roman" w:hAnsi="Times New Roman" w:cs="Times New Roman"/>
        </w:rPr>
        <w:t xml:space="preserve">20%, 20-70%, or &gt;70% basal area </w:t>
      </w:r>
      <w:r w:rsidR="00114D8A">
        <w:rPr>
          <w:rFonts w:ascii="Times New Roman" w:hAnsi="Times New Roman" w:cs="Times New Roman"/>
        </w:rPr>
        <w:t>mortality</w:t>
      </w:r>
      <w:r w:rsidR="004868DE">
        <w:rPr>
          <w:rFonts w:ascii="Times New Roman" w:hAnsi="Times New Roman" w:cs="Times New Roman"/>
        </w:rPr>
        <w:t xml:space="preserve">). </w:t>
      </w:r>
      <w:r w:rsidR="00114D8A">
        <w:rPr>
          <w:rFonts w:ascii="Times New Roman" w:hAnsi="Times New Roman" w:cs="Times New Roman"/>
        </w:rPr>
        <w:t xml:space="preserve">Field validations of post-fire mixed-conifer stands mapped as “high-severity”, whether using a 70% or a 90% basal area mortality threshold, indicate these areas generally have &gt;&gt;95% basal area mortality, with 100% basal area mortality being by far the most common condition greater than 30 m from the edge of a patch mapped as “high-severity” </w:t>
      </w:r>
      <w:r w:rsidR="00114D8A">
        <w:rPr>
          <w:rFonts w:ascii="Times New Roman" w:hAnsi="Times New Roman" w:cs="Times New Roman"/>
        </w:rPr>
        <w:fldChar w:fldCharType="begin">
          <w:fldData xml:space="preserve">PEVuZE5vdGU+PENpdGU+PEF1dGhvcj5MeWRlcnNlbjwvQXV0aG9yPjxZZWFyPjIwMTY8L1llYXI+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</w:fldData>
        </w:fldChar>
      </w:r>
      <w:r w:rsidR="00114D8A">
        <w:rPr>
          <w:rFonts w:ascii="Times New Roman" w:hAnsi="Times New Roman" w:cs="Times New Roman"/>
        </w:rPr>
        <w:instrText xml:space="preserve"> ADDIN EN.CITE </w:instrText>
      </w:r>
      <w:r w:rsidR="00114D8A">
        <w:rPr>
          <w:rFonts w:ascii="Times New Roman" w:hAnsi="Times New Roman" w:cs="Times New Roman"/>
        </w:rPr>
        <w:fldChar w:fldCharType="begin">
          <w:fldData xml:space="preserve">PEVuZE5vdGU+PENpdGU+PEF1dGhvcj5MeWRlcnNlbjwvQXV0aG9yPjxZZWFyPjIwMTY8L1llYXI+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</w:fldData>
        </w:fldChar>
      </w:r>
      <w:r w:rsidR="00114D8A">
        <w:rPr>
          <w:rFonts w:ascii="Times New Roman" w:hAnsi="Times New Roman" w:cs="Times New Roman"/>
        </w:rPr>
        <w:instrText xml:space="preserve"> ADDIN EN.CITE.DATA </w:instrText>
      </w:r>
      <w:r w:rsidR="00114D8A">
        <w:rPr>
          <w:rFonts w:ascii="Times New Roman" w:hAnsi="Times New Roman" w:cs="Times New Roman"/>
        </w:rPr>
      </w:r>
      <w:r w:rsidR="00114D8A">
        <w:rPr>
          <w:rFonts w:ascii="Times New Roman" w:hAnsi="Times New Roman" w:cs="Times New Roman"/>
        </w:rPr>
        <w:fldChar w:fldCharType="end"/>
      </w:r>
      <w:r w:rsidR="00114D8A">
        <w:rPr>
          <w:rFonts w:ascii="Times New Roman" w:hAnsi="Times New Roman" w:cs="Times New Roman"/>
        </w:rPr>
        <w:fldChar w:fldCharType="separate"/>
      </w:r>
      <w:r w:rsidR="00114D8A">
        <w:rPr>
          <w:rFonts w:ascii="Times New Roman" w:hAnsi="Times New Roman" w:cs="Times New Roman"/>
          <w:noProof/>
        </w:rPr>
        <w:t>(</w:t>
      </w:r>
      <w:hyperlink w:anchor="_ENREF_18" w:tooltip="Miller, 2015 #2745" w:history="1">
        <w:r w:rsidR="00DD1DE4">
          <w:rPr>
            <w:rFonts w:ascii="Times New Roman" w:hAnsi="Times New Roman" w:cs="Times New Roman"/>
            <w:noProof/>
          </w:rPr>
          <w:t>Miller and Quayle 2015</w:t>
        </w:r>
      </w:hyperlink>
      <w:r w:rsidR="00114D8A">
        <w:rPr>
          <w:rFonts w:ascii="Times New Roman" w:hAnsi="Times New Roman" w:cs="Times New Roman"/>
          <w:noProof/>
        </w:rPr>
        <w:t xml:space="preserve">, </w:t>
      </w:r>
      <w:hyperlink w:anchor="_ENREF_14" w:tooltip="Lydersen, 2016 #3352" w:history="1">
        <w:r w:rsidR="00DD1DE4">
          <w:rPr>
            <w:rFonts w:ascii="Times New Roman" w:hAnsi="Times New Roman" w:cs="Times New Roman"/>
            <w:noProof/>
          </w:rPr>
          <w:t>Lydersen et al. 2016</w:t>
        </w:r>
      </w:hyperlink>
      <w:r w:rsidR="00114D8A">
        <w:rPr>
          <w:rFonts w:ascii="Times New Roman" w:hAnsi="Times New Roman" w:cs="Times New Roman"/>
          <w:noProof/>
        </w:rPr>
        <w:t>)</w:t>
      </w:r>
      <w:r w:rsidR="00114D8A">
        <w:rPr>
          <w:rFonts w:ascii="Times New Roman" w:hAnsi="Times New Roman" w:cs="Times New Roman"/>
        </w:rPr>
        <w:fldChar w:fldCharType="end"/>
      </w:r>
      <w:r w:rsidR="00114D8A">
        <w:rPr>
          <w:rFonts w:ascii="Times New Roman" w:hAnsi="Times New Roman" w:cs="Times New Roman"/>
        </w:rPr>
        <w:t>. Thus, areas of “high-severity fire” mapped in this way are reasonable approximations of “stand-replacing fire”.</w:t>
      </w:r>
    </w:p>
    <w:p w14:paraId="1EEBB2FE" w14:textId="4BA9CDEC" w:rsidR="00114D8A" w:rsidRDefault="00114D8A" w:rsidP="00D45535">
      <w:pPr>
        <w:spacing w:line="480" w:lineRule="auto"/>
        <w:ind w:firstLine="720"/>
        <w:rPr>
          <w:rFonts w:ascii="Times New Roman" w:hAnsi="Times New Roman" w:cs="Times New Roman"/>
        </w:rPr>
      </w:pPr>
      <w:r>
        <w:rPr>
          <w:rFonts w:ascii="Times New Roman" w:hAnsi="Times New Roman" w:cs="Times New Roman"/>
        </w:rPr>
        <w:t>More recently, the term “mixed-severity fire” has become popular to describe individual fire</w:t>
      </w:r>
      <w:r w:rsidR="00840787">
        <w:rPr>
          <w:rFonts w:ascii="Times New Roman" w:hAnsi="Times New Roman" w:cs="Times New Roman"/>
        </w:rPr>
        <w:t>s</w:t>
      </w:r>
      <w:r>
        <w:rPr>
          <w:rFonts w:ascii="Times New Roman" w:hAnsi="Times New Roman" w:cs="Times New Roman"/>
        </w:rPr>
        <w:t xml:space="preserve">, or </w:t>
      </w:r>
      <w:r w:rsidR="00E8597B">
        <w:rPr>
          <w:rFonts w:ascii="Times New Roman" w:hAnsi="Times New Roman" w:cs="Times New Roman"/>
        </w:rPr>
        <w:t xml:space="preserve">characteristic effects of multiple fires (i.e. </w:t>
      </w:r>
      <w:r>
        <w:rPr>
          <w:rFonts w:ascii="Times New Roman" w:hAnsi="Times New Roman" w:cs="Times New Roman"/>
        </w:rPr>
        <w:t>fire regimes</w:t>
      </w:r>
      <w:r w:rsidR="00E8597B">
        <w:rPr>
          <w:rFonts w:ascii="Times New Roman" w:hAnsi="Times New Roman" w:cs="Times New Roman"/>
        </w:rPr>
        <w:t>)</w:t>
      </w:r>
      <w:r>
        <w:rPr>
          <w:rFonts w:ascii="Times New Roman" w:hAnsi="Times New Roman" w:cs="Times New Roman"/>
        </w:rPr>
        <w:t xml:space="preserve">, wherein </w:t>
      </w:r>
      <w:r w:rsidR="00E8597B">
        <w:rPr>
          <w:rFonts w:ascii="Times New Roman" w:hAnsi="Times New Roman" w:cs="Times New Roman"/>
        </w:rPr>
        <w:t xml:space="preserve">some fraction of a </w:t>
      </w:r>
      <w:r w:rsidR="00E8597B">
        <w:rPr>
          <w:rFonts w:ascii="Times New Roman" w:hAnsi="Times New Roman" w:cs="Times New Roman"/>
        </w:rPr>
        <w:lastRenderedPageBreak/>
        <w:t xml:space="preserve">burned area experiences stand-replacing effects. Because previous discrete classifications of fire effects defined low-, moderate- and high-severity fire regimes as experiencing intense fires </w:t>
      </w:r>
      <w:r w:rsidR="00E8597B" w:rsidRPr="00601C9F">
        <w:rPr>
          <w:rFonts w:ascii="Times New Roman" w:eastAsia="ＭＳ ゴシック" w:hAnsi="Times New Roman" w:cs="Times New Roman"/>
          <w:color w:val="000000"/>
        </w:rPr>
        <w:t>≤</w:t>
      </w:r>
      <w:r w:rsidR="00E8597B">
        <w:rPr>
          <w:rFonts w:ascii="Times New Roman" w:hAnsi="Times New Roman" w:cs="Times New Roman"/>
        </w:rPr>
        <w:t xml:space="preserve">20%, 20-70%, or &gt;70% percent of the time they burned </w:t>
      </w:r>
      <w:r w:rsidR="00E8597B">
        <w:rPr>
          <w:rFonts w:ascii="Times New Roman" w:hAnsi="Times New Roman" w:cs="Times New Roman"/>
        </w:rPr>
        <w:fldChar w:fldCharType="begin">
          <w:fldData xml:space="preserve">PEVuZE5vdGU+PENpdGU+PEF1dGhvcj5BZ2VlPC9BdXRob3I+PFllYXI+MTk5MzwvWWVhcj48UmVj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</w:fldData>
        </w:fldChar>
      </w:r>
      <w:r w:rsidR="00E8597B">
        <w:rPr>
          <w:rFonts w:ascii="Times New Roman" w:hAnsi="Times New Roman" w:cs="Times New Roman"/>
        </w:rPr>
        <w:instrText xml:space="preserve"> ADDIN EN.CITE </w:instrText>
      </w:r>
      <w:r w:rsidR="00E8597B">
        <w:rPr>
          <w:rFonts w:ascii="Times New Roman" w:hAnsi="Times New Roman" w:cs="Times New Roman"/>
        </w:rPr>
        <w:fldChar w:fldCharType="begin">
          <w:fldData xml:space="preserve">PEVuZE5vdGU+PENpdGU+PEF1dGhvcj5BZ2VlPC9BdXRob3I+PFllYXI+MTk5MzwvWWVhcj48UmVj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</w:fldData>
        </w:fldChar>
      </w:r>
      <w:r w:rsidR="00E8597B">
        <w:rPr>
          <w:rFonts w:ascii="Times New Roman" w:hAnsi="Times New Roman" w:cs="Times New Roman"/>
        </w:rPr>
        <w:instrText xml:space="preserve"> ADDIN EN.CITE.DATA </w:instrText>
      </w:r>
      <w:r w:rsidR="00E8597B">
        <w:rPr>
          <w:rFonts w:ascii="Times New Roman" w:hAnsi="Times New Roman" w:cs="Times New Roman"/>
        </w:rPr>
      </w:r>
      <w:r w:rsidR="00E8597B">
        <w:rPr>
          <w:rFonts w:ascii="Times New Roman" w:hAnsi="Times New Roman" w:cs="Times New Roman"/>
        </w:rPr>
        <w:fldChar w:fldCharType="end"/>
      </w:r>
      <w:r w:rsidR="00E8597B">
        <w:rPr>
          <w:rFonts w:ascii="Times New Roman" w:hAnsi="Times New Roman" w:cs="Times New Roman"/>
        </w:rPr>
        <w:fldChar w:fldCharType="separate"/>
      </w:r>
      <w:r w:rsidR="00E8597B">
        <w:rPr>
          <w:rFonts w:ascii="Times New Roman" w:hAnsi="Times New Roman" w:cs="Times New Roman"/>
          <w:noProof/>
        </w:rPr>
        <w:t>(</w:t>
      </w:r>
      <w:hyperlink w:anchor="_ENREF_2" w:tooltip="Agee, 1993 #1125" w:history="1">
        <w:r w:rsidR="00DD1DE4">
          <w:rPr>
            <w:rFonts w:ascii="Times New Roman" w:hAnsi="Times New Roman" w:cs="Times New Roman"/>
            <w:noProof/>
          </w:rPr>
          <w:t>Agee 1993</w:t>
        </w:r>
      </w:hyperlink>
      <w:r w:rsidR="00E8597B">
        <w:rPr>
          <w:rFonts w:ascii="Times New Roman" w:hAnsi="Times New Roman" w:cs="Times New Roman"/>
          <w:noProof/>
        </w:rPr>
        <w:t xml:space="preserve">, </w:t>
      </w:r>
      <w:hyperlink w:anchor="_ENREF_3" w:tooltip="Agee, 1998 #1099" w:history="1">
        <w:r w:rsidR="00DD1DE4">
          <w:rPr>
            <w:rFonts w:ascii="Times New Roman" w:hAnsi="Times New Roman" w:cs="Times New Roman"/>
            <w:noProof/>
          </w:rPr>
          <w:t>Agee 1998</w:t>
        </w:r>
      </w:hyperlink>
      <w:r w:rsidR="00E8597B">
        <w:rPr>
          <w:rFonts w:ascii="Times New Roman" w:hAnsi="Times New Roman" w:cs="Times New Roman"/>
          <w:noProof/>
        </w:rPr>
        <w:t>)</w:t>
      </w:r>
      <w:r w:rsidR="00E8597B">
        <w:rPr>
          <w:rFonts w:ascii="Times New Roman" w:hAnsi="Times New Roman" w:cs="Times New Roman"/>
        </w:rPr>
        <w:fldChar w:fldCharType="end"/>
      </w:r>
      <w:r w:rsidR="00E8597B">
        <w:rPr>
          <w:rFonts w:ascii="Times New Roman" w:hAnsi="Times New Roman" w:cs="Times New Roman"/>
        </w:rPr>
        <w:t>, “mixed-severity fires”</w:t>
      </w:r>
      <w:r w:rsidR="00E349F8">
        <w:rPr>
          <w:rFonts w:ascii="Times New Roman" w:hAnsi="Times New Roman" w:cs="Times New Roman"/>
        </w:rPr>
        <w:t xml:space="preserve"> are commonly defined as those wherein 20-70% of the fire experiences stand-replacing effects </w:t>
      </w:r>
      <w:r w:rsidR="00E349F8">
        <w:rPr>
          <w:rFonts w:ascii="Times New Roman" w:hAnsi="Times New Roman" w:cs="Times New Roman"/>
        </w:rPr>
        <w:fldChar w:fldCharType="begin">
          <w:fldData xml:space="preserve">PEVuZE5vdGU+PENpdGU+PEF1dGhvcj5IZXNzYnVyZzwvQXV0aG9yPjxZZWFyPjIwMTY8L1llYXI+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</w:fldData>
        </w:fldChar>
      </w:r>
      <w:r w:rsidR="00E349F8">
        <w:rPr>
          <w:rFonts w:ascii="Times New Roman" w:hAnsi="Times New Roman" w:cs="Times New Roman"/>
        </w:rPr>
        <w:instrText xml:space="preserve"> ADDIN EN.CITE </w:instrText>
      </w:r>
      <w:r w:rsidR="00E349F8">
        <w:rPr>
          <w:rFonts w:ascii="Times New Roman" w:hAnsi="Times New Roman" w:cs="Times New Roman"/>
        </w:rPr>
        <w:fldChar w:fldCharType="begin">
          <w:fldData xml:space="preserve">PEVuZE5vdGU+PENpdGU+PEF1dGhvcj5IZXNzYnVyZzwvQXV0aG9yPjxZZWFyPjIwMTY8L1llYXI+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</w:fldData>
        </w:fldChar>
      </w:r>
      <w:r w:rsidR="00E349F8">
        <w:rPr>
          <w:rFonts w:ascii="Times New Roman" w:hAnsi="Times New Roman" w:cs="Times New Roman"/>
        </w:rPr>
        <w:instrText xml:space="preserve"> ADDIN EN.CITE.DATA </w:instrText>
      </w:r>
      <w:r w:rsidR="00E349F8">
        <w:rPr>
          <w:rFonts w:ascii="Times New Roman" w:hAnsi="Times New Roman" w:cs="Times New Roman"/>
        </w:rPr>
      </w:r>
      <w:r w:rsidR="00E349F8">
        <w:rPr>
          <w:rFonts w:ascii="Times New Roman" w:hAnsi="Times New Roman" w:cs="Times New Roman"/>
        </w:rPr>
        <w:fldChar w:fldCharType="end"/>
      </w:r>
      <w:r w:rsidR="00E349F8">
        <w:rPr>
          <w:rFonts w:ascii="Times New Roman" w:hAnsi="Times New Roman" w:cs="Times New Roman"/>
        </w:rPr>
        <w:fldChar w:fldCharType="separate"/>
      </w:r>
      <w:r w:rsidR="00E349F8">
        <w:rPr>
          <w:rFonts w:ascii="Times New Roman" w:hAnsi="Times New Roman" w:cs="Times New Roman"/>
          <w:noProof/>
        </w:rPr>
        <w:t>(</w:t>
      </w:r>
      <w:hyperlink w:anchor="_ENREF_23" w:tooltip="Perry, 2011 #2191" w:history="1">
        <w:r w:rsidR="00DD1DE4">
          <w:rPr>
            <w:rFonts w:ascii="Times New Roman" w:hAnsi="Times New Roman" w:cs="Times New Roman"/>
            <w:noProof/>
          </w:rPr>
          <w:t>Perry et al. 2011</w:t>
        </w:r>
      </w:hyperlink>
      <w:r w:rsidR="00E349F8">
        <w:rPr>
          <w:rFonts w:ascii="Times New Roman" w:hAnsi="Times New Roman" w:cs="Times New Roman"/>
          <w:noProof/>
        </w:rPr>
        <w:t xml:space="preserve">, </w:t>
      </w:r>
      <w:hyperlink w:anchor="_ENREF_10" w:tooltip="Hessburg, 2016 #3085" w:history="1">
        <w:r w:rsidR="00DD1DE4">
          <w:rPr>
            <w:rFonts w:ascii="Times New Roman" w:hAnsi="Times New Roman" w:cs="Times New Roman"/>
            <w:noProof/>
          </w:rPr>
          <w:t>Hessburg et al. 2016</w:t>
        </w:r>
      </w:hyperlink>
      <w:r w:rsidR="00E349F8">
        <w:rPr>
          <w:rFonts w:ascii="Times New Roman" w:hAnsi="Times New Roman" w:cs="Times New Roman"/>
          <w:noProof/>
        </w:rPr>
        <w:t>)</w:t>
      </w:r>
      <w:r w:rsidR="00E349F8">
        <w:rPr>
          <w:rFonts w:ascii="Times New Roman" w:hAnsi="Times New Roman" w:cs="Times New Roman"/>
        </w:rPr>
        <w:fldChar w:fldCharType="end"/>
      </w:r>
      <w:r w:rsidR="00E349F8">
        <w:rPr>
          <w:rFonts w:ascii="Times New Roman" w:hAnsi="Times New Roman" w:cs="Times New Roman"/>
        </w:rPr>
        <w:t xml:space="preserve">. These fires are often identified as having 20-70% of their area mapped as high-severity using satellite-based classifications </w:t>
      </w:r>
      <w:r w:rsidR="00E349F8">
        <w:rPr>
          <w:rFonts w:ascii="Times New Roman" w:hAnsi="Times New Roman" w:cs="Times New Roman"/>
        </w:rPr>
        <w:fldChar w:fldCharType="begin">
          <w:fldData xml:space="preserve">PEVuZE5vdGU+PENpdGU+PEF1dGhvcj5QZXJyeTwvQXV0aG9yPjxZZWFyPjIwMTE8L1llYXI+PFJl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</w:fldData>
        </w:fldChar>
      </w:r>
      <w:r w:rsidR="00E349F8">
        <w:rPr>
          <w:rFonts w:ascii="Times New Roman" w:hAnsi="Times New Roman" w:cs="Times New Roman"/>
        </w:rPr>
        <w:instrText xml:space="preserve"> ADDIN EN.CITE </w:instrText>
      </w:r>
      <w:r w:rsidR="00E349F8">
        <w:rPr>
          <w:rFonts w:ascii="Times New Roman" w:hAnsi="Times New Roman" w:cs="Times New Roman"/>
        </w:rPr>
        <w:fldChar w:fldCharType="begin">
          <w:fldData xml:space="preserve">PEVuZE5vdGU+PENpdGU+PEF1dGhvcj5QZXJyeTwvQXV0aG9yPjxZZWFyPjIwMTE8L1llYXI+PFJl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</w:fldData>
        </w:fldChar>
      </w:r>
      <w:r w:rsidR="00E349F8">
        <w:rPr>
          <w:rFonts w:ascii="Times New Roman" w:hAnsi="Times New Roman" w:cs="Times New Roman"/>
        </w:rPr>
        <w:instrText xml:space="preserve"> ADDIN EN.CITE.DATA </w:instrText>
      </w:r>
      <w:r w:rsidR="00E349F8">
        <w:rPr>
          <w:rFonts w:ascii="Times New Roman" w:hAnsi="Times New Roman" w:cs="Times New Roman"/>
        </w:rPr>
      </w:r>
      <w:r w:rsidR="00E349F8">
        <w:rPr>
          <w:rFonts w:ascii="Times New Roman" w:hAnsi="Times New Roman" w:cs="Times New Roman"/>
        </w:rPr>
        <w:fldChar w:fldCharType="end"/>
      </w:r>
      <w:r w:rsidR="00E349F8">
        <w:rPr>
          <w:rFonts w:ascii="Times New Roman" w:hAnsi="Times New Roman" w:cs="Times New Roman"/>
        </w:rPr>
        <w:fldChar w:fldCharType="separate"/>
      </w:r>
      <w:r w:rsidR="00E349F8">
        <w:rPr>
          <w:rFonts w:ascii="Times New Roman" w:hAnsi="Times New Roman" w:cs="Times New Roman"/>
          <w:noProof/>
        </w:rPr>
        <w:t>(</w:t>
      </w:r>
      <w:hyperlink w:anchor="_ENREF_23" w:tooltip="Perry, 2011 #2191" w:history="1">
        <w:r w:rsidR="00DD1DE4">
          <w:rPr>
            <w:rFonts w:ascii="Times New Roman" w:hAnsi="Times New Roman" w:cs="Times New Roman"/>
            <w:noProof/>
          </w:rPr>
          <w:t>Perry et al. 2011</w:t>
        </w:r>
      </w:hyperlink>
      <w:r w:rsidR="00E349F8">
        <w:rPr>
          <w:rFonts w:ascii="Times New Roman" w:hAnsi="Times New Roman" w:cs="Times New Roman"/>
          <w:noProof/>
        </w:rPr>
        <w:t>)</w:t>
      </w:r>
      <w:r w:rsidR="00E349F8">
        <w:rPr>
          <w:rFonts w:ascii="Times New Roman" w:hAnsi="Times New Roman" w:cs="Times New Roman"/>
        </w:rPr>
        <w:fldChar w:fldCharType="end"/>
      </w:r>
      <w:r w:rsidR="00DE0CAD">
        <w:rPr>
          <w:rFonts w:ascii="Times New Roman" w:hAnsi="Times New Roman" w:cs="Times New Roman"/>
        </w:rPr>
        <w:t xml:space="preserve">, despite </w:t>
      </w:r>
      <w:r w:rsidR="00E349F8">
        <w:rPr>
          <w:rFonts w:ascii="Times New Roman" w:hAnsi="Times New Roman" w:cs="Times New Roman"/>
        </w:rPr>
        <w:t xml:space="preserve">the fact that tree mortality is also present in areas of the fire mapped as low- and moderate-severity. This </w:t>
      </w:r>
      <w:r w:rsidR="00DE0CAD">
        <w:rPr>
          <w:rFonts w:ascii="Times New Roman" w:hAnsi="Times New Roman" w:cs="Times New Roman"/>
        </w:rPr>
        <w:t>approach</w:t>
      </w:r>
      <w:r w:rsidR="00E349F8">
        <w:rPr>
          <w:rFonts w:ascii="Times New Roman" w:hAnsi="Times New Roman" w:cs="Times New Roman"/>
        </w:rPr>
        <w:t xml:space="preserve"> highlights </w:t>
      </w:r>
      <w:r w:rsidR="009915F8">
        <w:rPr>
          <w:rFonts w:ascii="Times New Roman" w:hAnsi="Times New Roman" w:cs="Times New Roman"/>
        </w:rPr>
        <w:t>the</w:t>
      </w:r>
      <w:r w:rsidR="00E349F8">
        <w:rPr>
          <w:rFonts w:ascii="Times New Roman" w:hAnsi="Times New Roman" w:cs="Times New Roman"/>
        </w:rPr>
        <w:t xml:space="preserve"> </w:t>
      </w:r>
      <w:r w:rsidR="009915F8">
        <w:rPr>
          <w:rFonts w:ascii="Times New Roman" w:hAnsi="Times New Roman" w:cs="Times New Roman"/>
        </w:rPr>
        <w:t xml:space="preserve">critically important </w:t>
      </w:r>
      <w:r w:rsidR="00E349F8">
        <w:rPr>
          <w:rFonts w:ascii="Times New Roman" w:hAnsi="Times New Roman" w:cs="Times New Roman"/>
        </w:rPr>
        <w:t>role of spatial scale w</w:t>
      </w:r>
      <w:r w:rsidR="009915F8">
        <w:rPr>
          <w:rFonts w:ascii="Times New Roman" w:hAnsi="Times New Roman" w:cs="Times New Roman"/>
        </w:rPr>
        <w:t xml:space="preserve">hen classifying fire effects: tree mortality from fire is often spatially contiguous, and patches of stand-replacing fire of meaningful size are those </w:t>
      </w:r>
      <w:r w:rsidR="00DE0CAD">
        <w:rPr>
          <w:rFonts w:ascii="Times New Roman" w:hAnsi="Times New Roman" w:cs="Times New Roman"/>
        </w:rPr>
        <w:t>mapped</w:t>
      </w:r>
      <w:r w:rsidR="009915F8">
        <w:rPr>
          <w:rFonts w:ascii="Times New Roman" w:hAnsi="Times New Roman" w:cs="Times New Roman"/>
        </w:rPr>
        <w:t xml:space="preserve"> as “high-severity”. A fire </w:t>
      </w:r>
      <w:r w:rsidR="00DE0CAD">
        <w:rPr>
          <w:rFonts w:ascii="Times New Roman" w:hAnsi="Times New Roman" w:cs="Times New Roman"/>
        </w:rPr>
        <w:t>mapped entirely</w:t>
      </w:r>
      <w:r w:rsidR="009915F8">
        <w:rPr>
          <w:rFonts w:ascii="Times New Roman" w:hAnsi="Times New Roman" w:cs="Times New Roman"/>
        </w:rPr>
        <w:t xml:space="preserve"> as “moderate-severity” would by definition be a “mixed-severity” fire</w:t>
      </w:r>
      <w:r w:rsidR="00DE0CAD">
        <w:rPr>
          <w:rFonts w:ascii="Times New Roman" w:hAnsi="Times New Roman" w:cs="Times New Roman"/>
        </w:rPr>
        <w:t>,</w:t>
      </w:r>
      <w:r w:rsidR="009915F8">
        <w:rPr>
          <w:rFonts w:ascii="Times New Roman" w:hAnsi="Times New Roman" w:cs="Times New Roman"/>
        </w:rPr>
        <w:t xml:space="preserve"> with 20-70% basal area mortality at a very fine grain, yet fires where even a majority of area is mapped as “moderate-severity” are exceedingly rare </w:t>
      </w:r>
      <w:r w:rsidR="009915F8">
        <w:rPr>
          <w:rFonts w:ascii="Times New Roman" w:hAnsi="Times New Roman" w:cs="Times New Roman"/>
        </w:rPr>
        <w:fldChar w:fldCharType="begin"/>
      </w:r>
      <w:r w:rsidR="009915F8">
        <w:rPr>
          <w:rFonts w:ascii="Times New Roman" w:hAnsi="Times New Roman" w:cs="Times New Roman"/>
        </w:rPr>
        <w:instrText xml:space="preserve"> ADDIN EN.CITE &lt;EndNote&gt;&lt;Cite&gt;&lt;Author&gt;Belote&lt;/Author&gt;&lt;Year&gt;2015&lt;/Year&gt;&lt;RecNum&gt;2895&lt;/RecNum&gt;&lt;DisplayText&gt;(Belote 2015)&lt;/DisplayText&gt;&lt;record&gt;&lt;rec-number&gt;2895&lt;/rec-number&gt;&lt;foreign-keys&gt;&lt;key app="EN" db-id="w0ppaavf8t2zvwe9f0oxa5rcervz0wedp050" timestamp="1443980286"&gt;2895&lt;/key&gt;&lt;/foreign-keys&gt;&lt;ref-type name="Conference Proceedings"&gt;10&lt;/ref-type&gt;&lt;contributors&gt;&lt;authors&gt;&lt;author&gt;Belote, R. T.&lt;/author&gt;&lt;/authors&gt;&lt;secondary-authors&gt;&lt;author&gt;Keane, Robert E.&lt;/author&gt;&lt;author&gt;Jolly, Matt&lt;/author&gt;&lt;author&gt;Parsons, Russell&lt;/author&gt;&lt;author&gt;Riley, Karin&lt;/author&gt;&lt;/secondary-authors&gt;&lt;/contributors&gt;&lt;titles&gt;&lt;title&gt;Contemporary patterns of burn severity heterogeneity from fires in &amp;#xD;the Northwestern U.S.&lt;/title&gt;&lt;secondary-title&gt;Proceedings of the large wildland fires conference; May 19-23, 2014; Missoula, MT&lt;/secondary-title&gt;&lt;/titles&gt;&lt;pages&gt;252-256&lt;/pages&gt;&lt;dates&gt;&lt;year&gt;2015&lt;/year&gt;&lt;/dates&gt;&lt;publisher&gt;USDA Forest Service, Rocky Mountain Research Station, Fort Collins CO. Proceedings RMRS-P-73&lt;/publisher&gt;&lt;urls&gt;&lt;/urls&gt;&lt;custom1&gt;Fort Collins, CO&lt;/custom1&gt;&lt;research-notes&gt;Read 15 10/4/15&amp;#xD;Looked at distribution of percent high severity across all NW fires from 1984-2008. Found that most fires don&amp;apos;t have that much high severity. Only 5% of mixed coniffer forests were more than 50% high severity. As I emailed to Brandon, this is ignoring the question of high severity patch size, and particularly how the high end of high severity patch size is affected by weather. This paper looked at all fires, which includes fires burning under non-extreme weather conditions. &lt;/research-notes&gt;&lt;/record&gt;&lt;/Cite&gt;&lt;/EndNote&gt;</w:instrText>
      </w:r>
      <w:r w:rsidR="009915F8">
        <w:rPr>
          <w:rFonts w:ascii="Times New Roman" w:hAnsi="Times New Roman" w:cs="Times New Roman"/>
        </w:rPr>
        <w:fldChar w:fldCharType="separate"/>
      </w:r>
      <w:r w:rsidR="009915F8">
        <w:rPr>
          <w:rFonts w:ascii="Times New Roman" w:hAnsi="Times New Roman" w:cs="Times New Roman"/>
          <w:noProof/>
        </w:rPr>
        <w:t>(</w:t>
      </w:r>
      <w:hyperlink w:anchor="_ENREF_4" w:tooltip="Belote, 2015 #2895" w:history="1">
        <w:r w:rsidR="00DD1DE4">
          <w:rPr>
            <w:rFonts w:ascii="Times New Roman" w:hAnsi="Times New Roman" w:cs="Times New Roman"/>
            <w:noProof/>
          </w:rPr>
          <w:t>Belote 2015</w:t>
        </w:r>
      </w:hyperlink>
      <w:r w:rsidR="009915F8">
        <w:rPr>
          <w:rFonts w:ascii="Times New Roman" w:hAnsi="Times New Roman" w:cs="Times New Roman"/>
          <w:noProof/>
        </w:rPr>
        <w:t>)</w:t>
      </w:r>
      <w:r w:rsidR="009915F8">
        <w:rPr>
          <w:rFonts w:ascii="Times New Roman" w:hAnsi="Times New Roman" w:cs="Times New Roman"/>
        </w:rPr>
        <w:fldChar w:fldCharType="end"/>
      </w:r>
      <w:r w:rsidR="009915F8">
        <w:rPr>
          <w:rFonts w:ascii="Times New Roman" w:hAnsi="Times New Roman" w:cs="Times New Roman"/>
        </w:rPr>
        <w:t>.</w:t>
      </w:r>
      <w:r w:rsidR="00E349F8">
        <w:rPr>
          <w:rFonts w:ascii="Times New Roman" w:hAnsi="Times New Roman" w:cs="Times New Roman"/>
        </w:rPr>
        <w:t xml:space="preserve"> </w:t>
      </w:r>
      <w:r w:rsidR="00840787">
        <w:rPr>
          <w:rFonts w:ascii="Times New Roman" w:hAnsi="Times New Roman" w:cs="Times New Roman"/>
        </w:rPr>
        <w:t>Mixed-severity fires generally produce discrete patches of stand-replacing fire, eventually filled in by grass, shrubs, or tree regeneration, surrounded by surviving forest that burned at low- to moderate-severity.</w:t>
      </w:r>
    </w:p>
    <w:p w14:paraId="519CE90C" w14:textId="20CA8A08" w:rsidR="00840787" w:rsidRDefault="00840787" w:rsidP="00D45535">
      <w:pPr>
        <w:spacing w:line="480" w:lineRule="auto"/>
        <w:ind w:firstLine="720"/>
        <w:rPr>
          <w:rFonts w:ascii="Times New Roman" w:hAnsi="Times New Roman" w:cs="Times New Roman"/>
        </w:rPr>
      </w:pPr>
      <w:r>
        <w:rPr>
          <w:rFonts w:ascii="Times New Roman" w:hAnsi="Times New Roman" w:cs="Times New Roman"/>
        </w:rPr>
        <w:t>While the “patchy” nature of mixed-severity fires leads to a wide range of potential patch sizes and shape</w:t>
      </w:r>
      <w:r w:rsidR="00462B82">
        <w:rPr>
          <w:rFonts w:ascii="Times New Roman" w:hAnsi="Times New Roman" w:cs="Times New Roman"/>
        </w:rPr>
        <w:t xml:space="preserve">s, the conventional definition of mixed-severity fire says nothing about these attributes. Percent high-severity is a useful way to measure fire effects and compare among multiple fires, as it is easily derived and easily interpretable </w:t>
      </w:r>
      <w:r w:rsidR="00462B82">
        <w:rPr>
          <w:rFonts w:ascii="Times New Roman" w:hAnsi="Times New Roman" w:cs="Times New Roman"/>
        </w:rPr>
        <w:fldChar w:fldCharType="begin"/>
      </w:r>
      <w:r w:rsidR="00462B82">
        <w:rPr>
          <w:rFonts w:ascii="Times New Roman" w:hAnsi="Times New Roman" w:cs="Times New Roman"/>
        </w:rPr>
        <w:instrText xml:space="preserve"> ADDIN EN.CITE &lt;EndNote&gt;&lt;Cite&gt;&lt;Author&gt;Miller&lt;/Author&gt;&lt;Year&gt;2009&lt;/Year&gt;&lt;RecNum&gt;5&lt;/RecNum&gt;&lt;DisplayText&gt;(Miller et al. 2009b)&lt;/DisplayText&gt;&lt;record&gt;&lt;rec-number&gt;5&lt;/rec-number&gt;&lt;foreign-keys&gt;&lt;key app="EN" db-id="w0ppaavf8t2zvwe9f0oxa5rcervz0wedp050" timestamp="0"&gt;5&lt;/key&gt;&lt;/foreign-keys&gt;&lt;ref-type name="Journal Article"&gt;17&lt;/ref-type&gt;&lt;contributors&gt;&lt;authors&gt;&lt;author&gt;Miller, J. D.&lt;/author&gt;&lt;author&gt;Safford, H. D.&lt;/author&gt;&lt;author&gt;Crimmins, M.&lt;/author&gt;&lt;author&gt;Thode, A. E.&lt;/author&gt;&lt;/authors&gt;&lt;/contributors&gt;&lt;titles&gt;&lt;title&gt;Quantitative evidence for increasing forest fire severity in the Sierra Nevada and southern Cascade Mountains, California and Nevada, USA&lt;/title&gt;&lt;secondary-title&gt;Ecosystems&lt;/secondary-title&gt;&lt;/titles&gt;&lt;periodical&gt;&lt;full-title&gt;Ecosystems&lt;/full-title&gt;&lt;abbr-1&gt;Ecosystems&lt;/abbr-1&gt;&lt;abbr-2&gt;Ecosystems&lt;/abbr-2&gt;&lt;/periodical&gt;&lt;pages&gt;16-32&lt;/pages&gt;&lt;volume&gt;12&lt;/volume&gt;&lt;number&gt;1&lt;/number&gt;&lt;dates&gt;&lt;year&gt;2009&lt;/year&gt;&lt;/dates&gt;&lt;isbn&gt;1432-9840&lt;/isbn&gt;&lt;accession-num&gt;WOS:000263794200002&lt;/accession-num&gt;&lt;urls&gt;&lt;related-urls&gt;&lt;url&gt;&amp;lt;Go to ISI&amp;gt;://WOS:000263794200002 &lt;/url&gt;&lt;/related-urls&gt;&lt;/urls&gt;&lt;electronic-resource-num&gt;10.1007/s10021-008-9201-9&lt;/electronic-resource-num&gt;&lt;research-notes&gt;Read 10 10/2/10 b&amp;#xD;Used remote sensing and ground truthing to show that the percentage of fire area that is high severity has increased from 1984-2004; precipitation and temperature have also increased, so the increased severity is at least partially attributable to fuels buildup.  Also showed that increase in fire size and total area burned is higher than from 1908-1984 (but still lower than historic averages).&lt;/research-notes&gt;&lt;/record&gt;&lt;/Cite&gt;&lt;/EndNote&gt;</w:instrText>
      </w:r>
      <w:r w:rsidR="00462B82">
        <w:rPr>
          <w:rFonts w:ascii="Times New Roman" w:hAnsi="Times New Roman" w:cs="Times New Roman"/>
        </w:rPr>
        <w:fldChar w:fldCharType="separate"/>
      </w:r>
      <w:r w:rsidR="00462B82">
        <w:rPr>
          <w:rFonts w:ascii="Times New Roman" w:hAnsi="Times New Roman" w:cs="Times New Roman"/>
          <w:noProof/>
        </w:rPr>
        <w:t>(</w:t>
      </w:r>
      <w:hyperlink w:anchor="_ENREF_20" w:tooltip="Miller, 2009 #5" w:history="1">
        <w:r w:rsidR="00DD1DE4">
          <w:rPr>
            <w:rFonts w:ascii="Times New Roman" w:hAnsi="Times New Roman" w:cs="Times New Roman"/>
            <w:noProof/>
          </w:rPr>
          <w:t>Miller et al. 2009b</w:t>
        </w:r>
      </w:hyperlink>
      <w:r w:rsidR="00462B82">
        <w:rPr>
          <w:rFonts w:ascii="Times New Roman" w:hAnsi="Times New Roman" w:cs="Times New Roman"/>
          <w:noProof/>
        </w:rPr>
        <w:t>)</w:t>
      </w:r>
      <w:r w:rsidR="00462B82">
        <w:rPr>
          <w:rFonts w:ascii="Times New Roman" w:hAnsi="Times New Roman" w:cs="Times New Roman"/>
        </w:rPr>
        <w:fldChar w:fldCharType="end"/>
      </w:r>
      <w:r w:rsidR="00462B82">
        <w:rPr>
          <w:rFonts w:ascii="Times New Roman" w:hAnsi="Times New Roman" w:cs="Times New Roman"/>
        </w:rPr>
        <w:t xml:space="preserve">, but fires where the stand-replacing effects are concentrated in fewer large patches are much more susceptible to dispersal limitation </w:t>
      </w:r>
      <w:r w:rsidR="005D47EC">
        <w:rPr>
          <w:rFonts w:ascii="Times New Roman" w:hAnsi="Times New Roman" w:cs="Times New Roman"/>
        </w:rPr>
        <w:t>of</w:t>
      </w:r>
      <w:r w:rsidR="00462B82">
        <w:rPr>
          <w:rFonts w:ascii="Times New Roman" w:hAnsi="Times New Roman" w:cs="Times New Roman"/>
        </w:rPr>
        <w:t xml:space="preserve"> regenerating conifers compared to fires with similar percent high severity but more smaller patches</w:t>
      </w:r>
      <w:r w:rsidR="005D47EC">
        <w:rPr>
          <w:rFonts w:ascii="Times New Roman" w:hAnsi="Times New Roman" w:cs="Times New Roman"/>
        </w:rPr>
        <w:t xml:space="preserve"> </w:t>
      </w:r>
      <w:r w:rsidR="005D47EC">
        <w:rPr>
          <w:rFonts w:ascii="Times New Roman" w:hAnsi="Times New Roman" w:cs="Times New Roman"/>
        </w:rPr>
        <w:fldChar w:fldCharType="begin">
          <w:fldData xml:space="preserve">PEVuZE5vdGU+PENpdGU+PEF1dGhvcj5Dcm90dGVhdTwvQXV0aG9yPjxZZWFyPjIwMTM8L1llYXI+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</w:fldData>
        </w:fldChar>
      </w:r>
      <w:r w:rsidR="005D47EC">
        <w:rPr>
          <w:rFonts w:ascii="Times New Roman" w:hAnsi="Times New Roman" w:cs="Times New Roman"/>
        </w:rPr>
        <w:instrText xml:space="preserve"> ADDIN EN.CITE </w:instrText>
      </w:r>
      <w:r w:rsidR="005D47EC">
        <w:rPr>
          <w:rFonts w:ascii="Times New Roman" w:hAnsi="Times New Roman" w:cs="Times New Roman"/>
        </w:rPr>
        <w:fldChar w:fldCharType="begin">
          <w:fldData xml:space="preserve">PEVuZE5vdGU+PENpdGU+PEF1dGhvcj5Dcm90dGVhdTwvQXV0aG9yPjxZZWFyPjIwMTM8L1llYXI+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</w:fldData>
        </w:fldChar>
      </w:r>
      <w:r w:rsidR="005D47EC">
        <w:rPr>
          <w:rFonts w:ascii="Times New Roman" w:hAnsi="Times New Roman" w:cs="Times New Roman"/>
        </w:rPr>
        <w:instrText xml:space="preserve"> ADDIN EN.CITE.DATA </w:instrText>
      </w:r>
      <w:r w:rsidR="005D47EC">
        <w:rPr>
          <w:rFonts w:ascii="Times New Roman" w:hAnsi="Times New Roman" w:cs="Times New Roman"/>
        </w:rPr>
      </w:r>
      <w:r w:rsidR="005D47EC">
        <w:rPr>
          <w:rFonts w:ascii="Times New Roman" w:hAnsi="Times New Roman" w:cs="Times New Roman"/>
        </w:rPr>
        <w:fldChar w:fldCharType="end"/>
      </w:r>
      <w:r w:rsidR="005D47EC">
        <w:rPr>
          <w:rFonts w:ascii="Times New Roman" w:hAnsi="Times New Roman" w:cs="Times New Roman"/>
        </w:rPr>
        <w:fldChar w:fldCharType="separate"/>
      </w:r>
      <w:r w:rsidR="005D47EC">
        <w:rPr>
          <w:rFonts w:ascii="Times New Roman" w:hAnsi="Times New Roman" w:cs="Times New Roman"/>
          <w:noProof/>
        </w:rPr>
        <w:t>(</w:t>
      </w:r>
      <w:hyperlink w:anchor="_ENREF_8" w:tooltip="Crotteau, 2013 #1226" w:history="1">
        <w:r w:rsidR="00DD1DE4">
          <w:rPr>
            <w:rFonts w:ascii="Times New Roman" w:hAnsi="Times New Roman" w:cs="Times New Roman"/>
            <w:noProof/>
          </w:rPr>
          <w:t>Crotteau et al. 2013</w:t>
        </w:r>
      </w:hyperlink>
      <w:r w:rsidR="005D47EC">
        <w:rPr>
          <w:rFonts w:ascii="Times New Roman" w:hAnsi="Times New Roman" w:cs="Times New Roman"/>
          <w:noProof/>
        </w:rPr>
        <w:t xml:space="preserve">, </w:t>
      </w:r>
      <w:hyperlink w:anchor="_ENREF_13" w:tooltip="Kemp, 2016 #3314" w:history="1">
        <w:r w:rsidR="00DD1DE4">
          <w:rPr>
            <w:rFonts w:ascii="Times New Roman" w:hAnsi="Times New Roman" w:cs="Times New Roman"/>
            <w:noProof/>
          </w:rPr>
          <w:t>Kemp et al. 2016</w:t>
        </w:r>
      </w:hyperlink>
      <w:r w:rsidR="005D47EC">
        <w:rPr>
          <w:rFonts w:ascii="Times New Roman" w:hAnsi="Times New Roman" w:cs="Times New Roman"/>
          <w:noProof/>
        </w:rPr>
        <w:t xml:space="preserve">, </w:t>
      </w:r>
      <w:hyperlink w:anchor="_ENREF_28" w:tooltip="Welch, 2016 #3351" w:history="1">
        <w:r w:rsidR="00DD1DE4">
          <w:rPr>
            <w:rFonts w:ascii="Times New Roman" w:hAnsi="Times New Roman" w:cs="Times New Roman"/>
            <w:noProof/>
          </w:rPr>
          <w:t>Welch et al. 2016</w:t>
        </w:r>
      </w:hyperlink>
      <w:r w:rsidR="005D47EC">
        <w:rPr>
          <w:rFonts w:ascii="Times New Roman" w:hAnsi="Times New Roman" w:cs="Times New Roman"/>
          <w:noProof/>
        </w:rPr>
        <w:t>)</w:t>
      </w:r>
      <w:r w:rsidR="005D47EC">
        <w:rPr>
          <w:rFonts w:ascii="Times New Roman" w:hAnsi="Times New Roman" w:cs="Times New Roman"/>
        </w:rPr>
        <w:fldChar w:fldCharType="end"/>
      </w:r>
      <w:r w:rsidR="00462B82">
        <w:rPr>
          <w:rFonts w:ascii="Times New Roman" w:hAnsi="Times New Roman" w:cs="Times New Roman"/>
        </w:rPr>
        <w:t xml:space="preserve">. For instance, the 2013 Rim Fire in California’s Sierra Nevada had a relatively modest proportion of </w:t>
      </w:r>
      <w:r w:rsidR="00462B82">
        <w:rPr>
          <w:rFonts w:ascii="Times New Roman" w:hAnsi="Times New Roman" w:cs="Times New Roman"/>
        </w:rPr>
        <w:lastRenderedPageBreak/>
        <w:t xml:space="preserve">burned area mapped as high severity (~35%) but some of the largest contiguous patches of stand-replacing fire found anywhere in the modern record </w:t>
      </w:r>
      <w:r w:rsidR="00462B82">
        <w:rPr>
          <w:rFonts w:ascii="Times New Roman" w:hAnsi="Times New Roman" w:cs="Times New Roman"/>
        </w:rPr>
        <w:fldChar w:fldCharType="begin"/>
      </w:r>
      <w:r w:rsidR="00462B82">
        <w:rPr>
          <w:rFonts w:ascii="Times New Roman" w:hAnsi="Times New Roman" w:cs="Times New Roman"/>
        </w:rPr>
        <w:instrText xml:space="preserve"> ADDIN EN.CITE &lt;EndNote&gt;&lt;Cite&gt;&lt;Author&gt;Lydersen&lt;/Author&gt;&lt;Year&gt;2014&lt;/Year&gt;&lt;RecNum&gt;2184&lt;/RecNum&gt;&lt;DisplayText&gt;(Lydersen et al. 2014)&lt;/DisplayText&gt;&lt;record&gt;&lt;rec-number&gt;2184&lt;/rec-number&gt;&lt;foreign-keys&gt;&lt;key app="EN" db-id="w0ppaavf8t2zvwe9f0oxa5rcervz0wedp050" timestamp="1404689165"&gt;2184&lt;/key&gt;&lt;/foreign-keys&gt;&lt;ref-type name="Journal Article"&gt;17&lt;/ref-type&gt;&lt;contributors&gt;&lt;authors&gt;&lt;author&gt;Lydersen, Jamie M.&lt;/author&gt;&lt;author&gt;North, Malcolm P.&lt;/author&gt;&lt;author&gt;Collins, Brandon M.&lt;/author&gt;&lt;/authors&gt;&lt;/contributors&gt;&lt;titles&gt;&lt;title&gt;Severity of an uncharacteristically large wildfire, the Rim Fire, in forests with relatively restored frequent fire regimes&lt;/title&gt;&lt;secondary-title&gt;Forest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Management&lt;/abbr-3&gt;&lt;/periodical&gt;&lt;pages&gt;326-334&lt;/pages&gt;&lt;volume&gt;328&lt;/volume&gt;&lt;keywords&gt;&lt;keyword&gt;Rim Fire&lt;/keyword&gt;&lt;keyword&gt;Frequent fire regime&lt;/keyword&gt;&lt;keyword&gt;Mixed conifer forest&lt;/keyword&gt;&lt;keyword&gt;Fire severity&lt;/keyword&gt;&lt;keyword&gt;Forest resilience&lt;/keyword&gt;&lt;keyword&gt;Interacting fires&lt;/keyword&gt;&lt;/keywords&gt;&lt;dates&gt;&lt;year&gt;2014&lt;/year&gt;&lt;/dates&gt;&lt;isbn&gt;0378-1127&lt;/isbn&gt;&lt;urls&gt;&lt;related-urls&gt;&lt;url&gt;http://www.sciencedirect.com/science/article/pii/S0378112714003661&lt;/url&gt;&lt;/related-urls&gt;&lt;/urls&gt;&lt;electronic-resource-num&gt;http://dx.doi.org/10.1016/j.foreco.2014.06.005&lt;/electronic-resource-num&gt;&lt;research-notes&gt;Read 14 7/6/14&amp;#xD;Abstract only&amp;#xD;High severity fire associated especially with strong plume activity; also with increased time since last fire when burning index was high (consistent with our 2012 FEM paper).&lt;/research-notes&gt;&lt;/record&gt;&lt;/Cite&gt;&lt;/EndNote&gt;</w:instrText>
      </w:r>
      <w:r w:rsidR="00462B82">
        <w:rPr>
          <w:rFonts w:ascii="Times New Roman" w:hAnsi="Times New Roman" w:cs="Times New Roman"/>
        </w:rPr>
        <w:fldChar w:fldCharType="separate"/>
      </w:r>
      <w:r w:rsidR="00462B82">
        <w:rPr>
          <w:rFonts w:ascii="Times New Roman" w:hAnsi="Times New Roman" w:cs="Times New Roman"/>
          <w:noProof/>
        </w:rPr>
        <w:t>(</w:t>
      </w:r>
      <w:hyperlink w:anchor="_ENREF_15" w:tooltip="Lydersen, 2014 #2184" w:history="1">
        <w:r w:rsidR="00DD1DE4">
          <w:rPr>
            <w:rFonts w:ascii="Times New Roman" w:hAnsi="Times New Roman" w:cs="Times New Roman"/>
            <w:noProof/>
          </w:rPr>
          <w:t>Lydersen et al. 2014</w:t>
        </w:r>
      </w:hyperlink>
      <w:r w:rsidR="00462B82">
        <w:rPr>
          <w:rFonts w:ascii="Times New Roman" w:hAnsi="Times New Roman" w:cs="Times New Roman"/>
          <w:noProof/>
        </w:rPr>
        <w:t>)</w:t>
      </w:r>
      <w:r w:rsidR="00462B82">
        <w:rPr>
          <w:rFonts w:ascii="Times New Roman" w:hAnsi="Times New Roman" w:cs="Times New Roman"/>
        </w:rPr>
        <w:fldChar w:fldCharType="end"/>
      </w:r>
      <w:r w:rsidR="005D47EC">
        <w:rPr>
          <w:rFonts w:ascii="Times New Roman" w:hAnsi="Times New Roman" w:cs="Times New Roman"/>
        </w:rPr>
        <w:t>. Thus, there is a need to update previous research on trends in the modern burn severity record by accounting explicitly for size and shape</w:t>
      </w:r>
      <w:r w:rsidR="000A22E1">
        <w:rPr>
          <w:rFonts w:ascii="Times New Roman" w:hAnsi="Times New Roman" w:cs="Times New Roman"/>
        </w:rPr>
        <w:t xml:space="preserve"> of stand-replacing patches </w:t>
      </w:r>
      <w:r w:rsidR="000A22E1">
        <w:rPr>
          <w:rFonts w:ascii="Times New Roman" w:hAnsi="Times New Roman" w:cs="Times New Roman"/>
        </w:rPr>
        <w:fldChar w:fldCharType="begin"/>
      </w:r>
      <w:r w:rsidR="000A22E1">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Press&lt;/volume&gt;&lt;dates&gt;&lt;year&gt;2017&lt;/year&gt;&lt;/dates&gt;&lt;urls&gt;&lt;/urls&gt;&lt;/record&gt;&lt;/Cite&gt;&lt;/EndNote&gt;</w:instrText>
      </w:r>
      <w:r w:rsidR="000A22E1">
        <w:rPr>
          <w:rFonts w:ascii="Times New Roman" w:hAnsi="Times New Roman" w:cs="Times New Roman"/>
        </w:rPr>
        <w:fldChar w:fldCharType="separate"/>
      </w:r>
      <w:r w:rsidR="000A22E1">
        <w:rPr>
          <w:rFonts w:ascii="Times New Roman" w:hAnsi="Times New Roman" w:cs="Times New Roman"/>
          <w:noProof/>
        </w:rPr>
        <w:t>(</w:t>
      </w:r>
      <w:hyperlink w:anchor="_ENREF_6" w:tooltip="Collins, 2017 #3129" w:history="1">
        <w:r w:rsidR="00DD1DE4">
          <w:rPr>
            <w:rFonts w:ascii="Times New Roman" w:hAnsi="Times New Roman" w:cs="Times New Roman"/>
            <w:noProof/>
          </w:rPr>
          <w:t>Collins et al. 2017</w:t>
        </w:r>
      </w:hyperlink>
      <w:r w:rsidR="000A22E1">
        <w:rPr>
          <w:rFonts w:ascii="Times New Roman" w:hAnsi="Times New Roman" w:cs="Times New Roman"/>
          <w:noProof/>
        </w:rPr>
        <w:t>)</w:t>
      </w:r>
      <w:r w:rsidR="000A22E1">
        <w:rPr>
          <w:rFonts w:ascii="Times New Roman" w:hAnsi="Times New Roman" w:cs="Times New Roman"/>
        </w:rPr>
        <w:fldChar w:fldCharType="end"/>
      </w:r>
      <w:r w:rsidR="008C3D2C">
        <w:rPr>
          <w:rFonts w:ascii="Times New Roman" w:hAnsi="Times New Roman" w:cs="Times New Roman"/>
        </w:rPr>
        <w:t>.</w:t>
      </w:r>
    </w:p>
    <w:p w14:paraId="0E01330E" w14:textId="1A9D1D6C" w:rsidR="008C3D2C" w:rsidRPr="003D663E" w:rsidRDefault="00F16D7A" w:rsidP="00D45535">
      <w:pPr>
        <w:spacing w:line="480" w:lineRule="auto"/>
        <w:ind w:firstLine="720"/>
        <w:rPr>
          <w:rFonts w:ascii="Times New Roman" w:hAnsi="Times New Roman" w:cs="Times New Roman"/>
        </w:rPr>
      </w:pPr>
      <w:r>
        <w:rPr>
          <w:rFonts w:ascii="Times New Roman" w:hAnsi="Times New Roman" w:cs="Times New Roman"/>
        </w:rPr>
        <w:t xml:space="preserve">Our objective was to document trends in stand-replacing patch configuration in California’s mixed-conifer forest </w:t>
      </w:r>
      <w:proofErr w:type="spellStart"/>
      <w:r>
        <w:rPr>
          <w:rFonts w:ascii="Times New Roman" w:hAnsi="Times New Roman" w:cs="Times New Roman"/>
        </w:rPr>
        <w:t>ecoregion</w:t>
      </w:r>
      <w:proofErr w:type="spellEnd"/>
      <w:r>
        <w:rPr>
          <w:rFonts w:ascii="Times New Roman" w:hAnsi="Times New Roman" w:cs="Times New Roman"/>
        </w:rPr>
        <w:t xml:space="preserve"> over the past 33 years, using a novel metric developed to describe how much stand-replacing patch area remains with increasing distance inward from patch edges </w:t>
      </w:r>
      <w:r>
        <w:rPr>
          <w:rFonts w:ascii="Times New Roman" w:hAnsi="Times New Roman" w:cs="Times New Roman"/>
        </w:rPr>
        <w:fldChar w:fldCharType="begin"/>
      </w:r>
      <w:r>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6" w:tooltip="Collins, 2017 #3129" w:history="1">
        <w:r w:rsidR="00DD1DE4">
          <w:rPr>
            <w:rFonts w:ascii="Times New Roman" w:hAnsi="Times New Roman" w:cs="Times New Roman"/>
            <w:noProof/>
          </w:rPr>
          <w:t>Collins et al. 2017</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w:t>
      </w:r>
      <w:r w:rsidR="006F5BCD">
        <w:rPr>
          <w:rFonts w:ascii="Times New Roman" w:hAnsi="Times New Roman" w:cs="Times New Roman"/>
        </w:rPr>
        <w:t xml:space="preserve"> The stand-replacing decay coefficient (SDC) is related to fire size, high-severity area, and proportion high-severity, as well as conventional landscape metrics such as patch </w:t>
      </w:r>
      <w:proofErr w:type="spellStart"/>
      <w:r w:rsidR="006F5BCD">
        <w:rPr>
          <w:rFonts w:ascii="Times New Roman" w:hAnsi="Times New Roman" w:cs="Times New Roman"/>
        </w:rPr>
        <w:t>edge</w:t>
      </w:r>
      <w:proofErr w:type="gramStart"/>
      <w:r w:rsidR="006F5BCD">
        <w:rPr>
          <w:rFonts w:ascii="Times New Roman" w:hAnsi="Times New Roman" w:cs="Times New Roman"/>
        </w:rPr>
        <w:t>:area</w:t>
      </w:r>
      <w:proofErr w:type="spellEnd"/>
      <w:proofErr w:type="gramEnd"/>
      <w:r w:rsidR="006F5BCD">
        <w:rPr>
          <w:rFonts w:ascii="Times New Roman" w:hAnsi="Times New Roman" w:cs="Times New Roman"/>
        </w:rPr>
        <w:t xml:space="preserve"> ratio </w:t>
      </w:r>
      <w:r w:rsidR="006F5BCD">
        <w:rPr>
          <w:rFonts w:ascii="Times New Roman" w:hAnsi="Times New Roman" w:cs="Times New Roman"/>
        </w:rPr>
        <w:fldChar w:fldCharType="begin"/>
      </w:r>
      <w:r w:rsidR="006F5BCD">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Press&lt;/volume&gt;&lt;dates&gt;&lt;year&gt;2017&lt;/year&gt;&lt;/dates&gt;&lt;urls&gt;&lt;/urls&gt;&lt;/record&gt;&lt;/Cite&gt;&lt;/EndNote&gt;</w:instrText>
      </w:r>
      <w:r w:rsidR="006F5BCD">
        <w:rPr>
          <w:rFonts w:ascii="Times New Roman" w:hAnsi="Times New Roman" w:cs="Times New Roman"/>
        </w:rPr>
        <w:fldChar w:fldCharType="separate"/>
      </w:r>
      <w:r w:rsidR="006F5BCD">
        <w:rPr>
          <w:rFonts w:ascii="Times New Roman" w:hAnsi="Times New Roman" w:cs="Times New Roman"/>
          <w:noProof/>
        </w:rPr>
        <w:t>(</w:t>
      </w:r>
      <w:hyperlink w:anchor="_ENREF_6" w:tooltip="Collins, 2017 #3129" w:history="1">
        <w:r w:rsidR="00DD1DE4">
          <w:rPr>
            <w:rFonts w:ascii="Times New Roman" w:hAnsi="Times New Roman" w:cs="Times New Roman"/>
            <w:noProof/>
          </w:rPr>
          <w:t>Collins et al. 2017</w:t>
        </w:r>
      </w:hyperlink>
      <w:r w:rsidR="006F5BCD">
        <w:rPr>
          <w:rFonts w:ascii="Times New Roman" w:hAnsi="Times New Roman" w:cs="Times New Roman"/>
          <w:noProof/>
        </w:rPr>
        <w:t>)</w:t>
      </w:r>
      <w:r w:rsidR="006F5BCD">
        <w:rPr>
          <w:rFonts w:ascii="Times New Roman" w:hAnsi="Times New Roman" w:cs="Times New Roman"/>
        </w:rPr>
        <w:fldChar w:fldCharType="end"/>
      </w:r>
      <w:r w:rsidR="006F5BCD">
        <w:rPr>
          <w:rFonts w:ascii="Times New Roman" w:hAnsi="Times New Roman" w:cs="Times New Roman"/>
        </w:rPr>
        <w:t xml:space="preserve">. However, this metric is more biologically relevant than the above metrics because it explicitly accounts for distance to seed source within stand-replacing patches, and </w:t>
      </w:r>
      <w:r w:rsidR="00DD1DE4">
        <w:rPr>
          <w:rFonts w:ascii="Times New Roman" w:hAnsi="Times New Roman" w:cs="Times New Roman"/>
        </w:rPr>
        <w:t xml:space="preserve">as a single metric </w:t>
      </w:r>
      <w:r w:rsidR="006F5BCD">
        <w:rPr>
          <w:rFonts w:ascii="Times New Roman" w:hAnsi="Times New Roman" w:cs="Times New Roman"/>
        </w:rPr>
        <w:t xml:space="preserve">it distinguishes among fires that may be similar in terms of fire size or proportion high-severity but differ strongly in aggregate distance to seed source, </w:t>
      </w:r>
      <w:r w:rsidR="00DD1DE4">
        <w:rPr>
          <w:rFonts w:ascii="Times New Roman" w:hAnsi="Times New Roman" w:cs="Times New Roman"/>
        </w:rPr>
        <w:t xml:space="preserve">and </w:t>
      </w:r>
      <w:r w:rsidR="006F5BCD">
        <w:rPr>
          <w:rFonts w:ascii="Times New Roman" w:hAnsi="Times New Roman" w:cs="Times New Roman"/>
        </w:rPr>
        <w:t xml:space="preserve">without needing to specify a specific (and arbitrary) dispersal limitation distance </w:t>
      </w:r>
      <w:r w:rsidR="006F5BCD">
        <w:rPr>
          <w:rFonts w:ascii="Times New Roman" w:hAnsi="Times New Roman" w:cs="Times New Roman"/>
        </w:rPr>
        <w:fldChar w:fldCharType="begin"/>
      </w:r>
      <w:r w:rsidR="006F5BCD">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Press&lt;/volume&gt;&lt;dates&gt;&lt;year&gt;2017&lt;/year&gt;&lt;/dates&gt;&lt;urls&gt;&lt;/urls&gt;&lt;/record&gt;&lt;/Cite&gt;&lt;/EndNote&gt;</w:instrText>
      </w:r>
      <w:r w:rsidR="006F5BCD">
        <w:rPr>
          <w:rFonts w:ascii="Times New Roman" w:hAnsi="Times New Roman" w:cs="Times New Roman"/>
        </w:rPr>
        <w:fldChar w:fldCharType="separate"/>
      </w:r>
      <w:r w:rsidR="006F5BCD">
        <w:rPr>
          <w:rFonts w:ascii="Times New Roman" w:hAnsi="Times New Roman" w:cs="Times New Roman"/>
          <w:noProof/>
        </w:rPr>
        <w:t>(</w:t>
      </w:r>
      <w:hyperlink w:anchor="_ENREF_6" w:tooltip="Collins, 2017 #3129" w:history="1">
        <w:r w:rsidR="00DD1DE4">
          <w:rPr>
            <w:rFonts w:ascii="Times New Roman" w:hAnsi="Times New Roman" w:cs="Times New Roman"/>
            <w:noProof/>
          </w:rPr>
          <w:t>Collins et al. 2017</w:t>
        </w:r>
      </w:hyperlink>
      <w:r w:rsidR="006F5BCD">
        <w:rPr>
          <w:rFonts w:ascii="Times New Roman" w:hAnsi="Times New Roman" w:cs="Times New Roman"/>
          <w:noProof/>
        </w:rPr>
        <w:t>)</w:t>
      </w:r>
      <w:r w:rsidR="006F5BCD">
        <w:rPr>
          <w:rFonts w:ascii="Times New Roman" w:hAnsi="Times New Roman" w:cs="Times New Roman"/>
        </w:rPr>
        <w:fldChar w:fldCharType="end"/>
      </w:r>
      <w:r w:rsidR="006F5BCD">
        <w:rPr>
          <w:rFonts w:ascii="Times New Roman" w:hAnsi="Times New Roman" w:cs="Times New Roman"/>
        </w:rPr>
        <w:t>.</w:t>
      </w:r>
      <w:r w:rsidR="00DD1DE4">
        <w:rPr>
          <w:rFonts w:ascii="Times New Roman" w:hAnsi="Times New Roman" w:cs="Times New Roman"/>
        </w:rPr>
        <w:t xml:space="preserve"> Thus SDC can more directly identify fires that are vulnerable to long-term conifer forest loss and potential type-conversion. We present an updated analysis of the work by Miller and colleagues </w:t>
      </w:r>
      <w:r w:rsidR="00DD1DE4">
        <w:rPr>
          <w:rFonts w:ascii="Times New Roman" w:hAnsi="Times New Roman" w:cs="Times New Roman"/>
        </w:rPr>
        <w:fldChar w:fldCharType="begin">
          <w:fldData xml:space="preserve">PEVuZE5vdGU+PENpdGU+PEF1dGhvcj5NaWxsZXI8L0F1dGhvcj48WWVhcj4yMDEyPC9ZZWFyPjxS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==
</w:fldData>
        </w:fldChar>
      </w:r>
      <w:r w:rsidR="00DD1DE4">
        <w:rPr>
          <w:rFonts w:ascii="Times New Roman" w:hAnsi="Times New Roman" w:cs="Times New Roman"/>
        </w:rPr>
        <w:instrText xml:space="preserve"> ADDIN EN.CITE </w:instrText>
      </w:r>
      <w:r w:rsidR="00DD1DE4">
        <w:rPr>
          <w:rFonts w:ascii="Times New Roman" w:hAnsi="Times New Roman" w:cs="Times New Roman"/>
        </w:rPr>
        <w:fldChar w:fldCharType="begin">
          <w:fldData xml:space="preserve">PEVuZE5vdGU+PENpdGU+PEF1dGhvcj5NaWxsZXI8L0F1dGhvcj48WWVhcj4yMDEyPC9ZZWFyPjxS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==
</w:fldData>
        </w:fldChar>
      </w:r>
      <w:r w:rsidR="00DD1DE4">
        <w:rPr>
          <w:rFonts w:ascii="Times New Roman" w:hAnsi="Times New Roman" w:cs="Times New Roman"/>
        </w:rPr>
        <w:instrText xml:space="preserve"> ADDIN EN.CITE.DATA </w:instrText>
      </w:r>
      <w:r w:rsidR="00DD1DE4">
        <w:rPr>
          <w:rFonts w:ascii="Times New Roman" w:hAnsi="Times New Roman" w:cs="Times New Roman"/>
        </w:rPr>
      </w:r>
      <w:r w:rsidR="00DD1DE4">
        <w:rPr>
          <w:rFonts w:ascii="Times New Roman" w:hAnsi="Times New Roman" w:cs="Times New Roman"/>
        </w:rPr>
        <w:fldChar w:fldCharType="end"/>
      </w:r>
      <w:r w:rsidR="00DD1DE4">
        <w:rPr>
          <w:rFonts w:ascii="Times New Roman" w:hAnsi="Times New Roman" w:cs="Times New Roman"/>
        </w:rPr>
        <w:fldChar w:fldCharType="separate"/>
      </w:r>
      <w:r w:rsidR="00DD1DE4">
        <w:rPr>
          <w:rFonts w:ascii="Times New Roman" w:hAnsi="Times New Roman" w:cs="Times New Roman"/>
          <w:noProof/>
        </w:rPr>
        <w:t>(</w:t>
      </w:r>
      <w:hyperlink w:anchor="_ENREF_19" w:tooltip="Miller, 2012 #1699" w:history="1">
        <w:r w:rsidR="00DD1DE4">
          <w:rPr>
            <w:rFonts w:ascii="Times New Roman" w:hAnsi="Times New Roman" w:cs="Times New Roman"/>
            <w:noProof/>
          </w:rPr>
          <w:t>Miller and Safford 2012</w:t>
        </w:r>
      </w:hyperlink>
      <w:r w:rsidR="00DD1DE4">
        <w:rPr>
          <w:rFonts w:ascii="Times New Roman" w:hAnsi="Times New Roman" w:cs="Times New Roman"/>
          <w:noProof/>
        </w:rPr>
        <w:t xml:space="preserve">, </w:t>
      </w:r>
      <w:hyperlink w:anchor="_ENREF_21" w:tooltip="Miller, 2012 #1123" w:history="1">
        <w:r w:rsidR="00DD1DE4">
          <w:rPr>
            <w:rFonts w:ascii="Times New Roman" w:hAnsi="Times New Roman" w:cs="Times New Roman"/>
            <w:noProof/>
          </w:rPr>
          <w:t>Miller et al. 2012</w:t>
        </w:r>
      </w:hyperlink>
      <w:r w:rsidR="00DD1DE4">
        <w:rPr>
          <w:rFonts w:ascii="Times New Roman" w:hAnsi="Times New Roman" w:cs="Times New Roman"/>
          <w:noProof/>
        </w:rPr>
        <w:t>)</w:t>
      </w:r>
      <w:r w:rsidR="00DD1DE4">
        <w:rPr>
          <w:rFonts w:ascii="Times New Roman" w:hAnsi="Times New Roman" w:cs="Times New Roman"/>
        </w:rPr>
        <w:fldChar w:fldCharType="end"/>
      </w:r>
      <w:r w:rsidR="00DD1DE4">
        <w:rPr>
          <w:rFonts w:ascii="Times New Roman" w:hAnsi="Times New Roman" w:cs="Times New Roman"/>
        </w:rPr>
        <w:t xml:space="preserve"> that includes fires through 2015, when California was in a historic multi-year drought, to investigate</w:t>
      </w:r>
      <w:r w:rsidR="003815A9">
        <w:rPr>
          <w:rFonts w:ascii="Times New Roman" w:hAnsi="Times New Roman" w:cs="Times New Roman"/>
        </w:rPr>
        <w:t xml:space="preserve"> 1</w:t>
      </w:r>
      <w:r w:rsidR="00DD1DE4">
        <w:rPr>
          <w:rFonts w:ascii="Times New Roman" w:hAnsi="Times New Roman" w:cs="Times New Roman"/>
        </w:rPr>
        <w:t xml:space="preserve">) whether fires </w:t>
      </w:r>
      <w:r w:rsidR="003815A9">
        <w:rPr>
          <w:rFonts w:ascii="Times New Roman" w:hAnsi="Times New Roman" w:cs="Times New Roman"/>
        </w:rPr>
        <w:t>with different managing agencies and management objectives differed in SDC independently of fire size and proportion high-severity, 2)</w:t>
      </w:r>
      <w:r w:rsidR="003815A9">
        <w:rPr>
          <w:rFonts w:ascii="Times New Roman" w:hAnsi="Times New Roman" w:cs="Times New Roman"/>
        </w:rPr>
        <w:t xml:space="preserve"> how average SDC for </w:t>
      </w:r>
      <w:r w:rsidR="003815A9">
        <w:rPr>
          <w:rFonts w:ascii="Times New Roman" w:hAnsi="Times New Roman" w:cs="Times New Roman"/>
        </w:rPr>
        <w:t>these</w:t>
      </w:r>
      <w:r w:rsidR="003815A9">
        <w:rPr>
          <w:rFonts w:ascii="Times New Roman" w:hAnsi="Times New Roman" w:cs="Times New Roman"/>
        </w:rPr>
        <w:t xml:space="preserve"> fires changed over time</w:t>
      </w:r>
      <w:r w:rsidR="003815A9">
        <w:rPr>
          <w:rFonts w:ascii="Times New Roman" w:hAnsi="Times New Roman" w:cs="Times New Roman"/>
        </w:rPr>
        <w:t>, and 3) the role of weather conditions in SDC. These results illustrate how a</w:t>
      </w:r>
      <w:bookmarkStart w:id="0" w:name="_GoBack"/>
      <w:bookmarkEnd w:id="0"/>
      <w:r w:rsidR="003815A9">
        <w:rPr>
          <w:rFonts w:ascii="Times New Roman" w:hAnsi="Times New Roman" w:cs="Times New Roman"/>
        </w:rPr>
        <w:t xml:space="preserve"> process-based quantification of fire effects can be used to describe changing fire regimes.</w:t>
      </w:r>
    </w:p>
    <w:p w14:paraId="48D8CC4D"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Methods</w:t>
      </w:r>
    </w:p>
    <w:p w14:paraId="40228F06" w14:textId="1FD07618" w:rsidR="00D45535" w:rsidRDefault="000650B0" w:rsidP="00D45535">
      <w:pPr>
        <w:spacing w:line="480" w:lineRule="auto"/>
        <w:ind w:firstLine="720"/>
        <w:rPr>
          <w:rFonts w:ascii="Times New Roman" w:hAnsi="Times New Roman" w:cs="Times New Roman"/>
        </w:rPr>
      </w:pPr>
      <w:r>
        <w:rPr>
          <w:rFonts w:ascii="Times New Roman" w:hAnsi="Times New Roman" w:cs="Times New Roman"/>
        </w:rPr>
        <w:t>For our analysis w</w:t>
      </w:r>
      <w:r w:rsidR="00D45535">
        <w:rPr>
          <w:rFonts w:ascii="Times New Roman" w:hAnsi="Times New Roman" w:cs="Times New Roman"/>
        </w:rPr>
        <w:t xml:space="preserve">e selected </w:t>
      </w:r>
      <w:r>
        <w:rPr>
          <w:rFonts w:ascii="Times New Roman" w:hAnsi="Times New Roman" w:cs="Times New Roman"/>
        </w:rPr>
        <w:t xml:space="preserve">all </w:t>
      </w:r>
      <w:r w:rsidR="005A6918">
        <w:rPr>
          <w:rFonts w:ascii="Times New Roman" w:hAnsi="Times New Roman" w:cs="Times New Roman"/>
        </w:rPr>
        <w:t>wild</w:t>
      </w:r>
      <w:r>
        <w:rPr>
          <w:rFonts w:ascii="Times New Roman" w:hAnsi="Times New Roman" w:cs="Times New Roman"/>
        </w:rPr>
        <w:t>fires in California that burned between 1984 and 2015</w:t>
      </w:r>
      <w:r w:rsidR="005A6918">
        <w:rPr>
          <w:rFonts w:ascii="Times New Roman" w:hAnsi="Times New Roman" w:cs="Times New Roman"/>
        </w:rPr>
        <w:t xml:space="preserve"> where the following criteria were met: 1) at least 80 ha in size, 2) predominantly (&gt;50%) in yellow pine or mixed-conifer forest according to the CALVEG classification scheme </w:t>
      </w:r>
      <w:r w:rsidR="005A6918">
        <w:rPr>
          <w:rFonts w:ascii="Times New Roman" w:hAnsi="Times New Roman" w:cs="Times New Roman"/>
        </w:rPr>
        <w:fldChar w:fldCharType="begin"/>
      </w:r>
      <w:r w:rsidR="005A6918">
        <w:rPr>
          <w:rFonts w:ascii="Times New Roman" w:hAnsi="Times New Roman" w:cs="Times New Roman"/>
        </w:rPr>
        <w:instrText xml:space="preserve"> ADDIN EN.CITE &lt;EndNote&gt;&lt;Cite&gt;&lt;Author&gt;Keeler-Wolf&lt;/Author&gt;&lt;Year&gt;2007&lt;/Year&gt;&lt;RecNum&gt;3458&lt;/RecNum&gt;&lt;DisplayText&gt;(Keeler-Wolf 2007)&lt;/DisplayText&gt;&lt;record&gt;&lt;rec-number&gt;3458&lt;/rec-number&gt;&lt;foreign-keys&gt;&lt;key app="EN" db-id="w0ppaavf8t2zvwe9f0oxa5rcervz0wedp050" timestamp="1493060701"&gt;3458&lt;/key&gt;&lt;/foreign-keys&gt;&lt;ref-type name="Book Section"&gt;5&lt;/ref-type&gt;&lt;contributors&gt;&lt;authors&gt;&lt;author&gt;Keeler-Wolf, T.&lt;/author&gt;&lt;/authors&gt;&lt;secondary-authors&gt;&lt;author&gt;Barbour, M. G.&lt;/author&gt;&lt;author&gt;Keeler-Wolf, T.&lt;/author&gt;&lt;author&gt;Schoenherr, A. A.&lt;/author&gt;&lt;/secondary-authors&gt;&lt;/contributors&gt;&lt;titles&gt;&lt;title&gt;The history of vegetation classification and mapping in California&lt;/title&gt;&lt;secondary-title&gt;Terrestrial vegetation of California&lt;/secondary-title&gt;&lt;/titles&gt;&lt;pages&gt;1-42&lt;/pages&gt;&lt;edition&gt;3&lt;/edition&gt;&lt;dates&gt;&lt;year&gt;2007&lt;/year&gt;&lt;/dates&gt;&lt;pub-location&gt;Berkeley, CA&lt;/pub-location&gt;&lt;publisher&gt;University of California Press&lt;/publisher&gt;&lt;urls&gt;&lt;/urls&gt;&lt;research-notes&gt;&amp;#xD;The CALVEG citation (or one of them)&lt;/research-notes&gt;&lt;/record&gt;&lt;/Cite&gt;&lt;/EndNote&gt;</w:instrText>
      </w:r>
      <w:r w:rsidR="005A6918">
        <w:rPr>
          <w:rFonts w:ascii="Times New Roman" w:hAnsi="Times New Roman" w:cs="Times New Roman"/>
        </w:rPr>
        <w:fldChar w:fldCharType="separate"/>
      </w:r>
      <w:r w:rsidR="005A6918">
        <w:rPr>
          <w:rFonts w:ascii="Times New Roman" w:hAnsi="Times New Roman" w:cs="Times New Roman"/>
          <w:noProof/>
        </w:rPr>
        <w:t>(</w:t>
      </w:r>
      <w:hyperlink w:anchor="_ENREF_12" w:tooltip="Keeler-Wolf, 2007 #3458" w:history="1">
        <w:r w:rsidR="00DD1DE4">
          <w:rPr>
            <w:rFonts w:ascii="Times New Roman" w:hAnsi="Times New Roman" w:cs="Times New Roman"/>
            <w:noProof/>
          </w:rPr>
          <w:t>Keeler-Wolf 2007</w:t>
        </w:r>
      </w:hyperlink>
      <w:r w:rsidR="005A6918">
        <w:rPr>
          <w:rFonts w:ascii="Times New Roman" w:hAnsi="Times New Roman" w:cs="Times New Roman"/>
          <w:noProof/>
        </w:rPr>
        <w:t>)</w:t>
      </w:r>
      <w:r w:rsidR="005A6918">
        <w:rPr>
          <w:rFonts w:ascii="Times New Roman" w:hAnsi="Times New Roman" w:cs="Times New Roman"/>
        </w:rPr>
        <w:fldChar w:fldCharType="end"/>
      </w:r>
      <w:r w:rsidR="005A6918">
        <w:rPr>
          <w:rFonts w:ascii="Times New Roman" w:hAnsi="Times New Roman" w:cs="Times New Roman"/>
        </w:rPr>
        <w:t xml:space="preserve">, 3) occurring in northwestern California, the southern Cascades, or the Sierra Nevada, </w:t>
      </w:r>
      <w:r w:rsidR="005A6918">
        <w:rPr>
          <w:rFonts w:ascii="Times New Roman" w:hAnsi="Times New Roman" w:cs="Times New Roman"/>
        </w:rPr>
        <w:lastRenderedPageBreak/>
        <w:t xml:space="preserve">4) </w:t>
      </w:r>
      <w:proofErr w:type="gramStart"/>
      <w:r w:rsidR="005A6918">
        <w:rPr>
          <w:rFonts w:ascii="Times New Roman" w:hAnsi="Times New Roman" w:cs="Times New Roman"/>
        </w:rPr>
        <w:t>predominantly</w:t>
      </w:r>
      <w:proofErr w:type="gramEnd"/>
      <w:r w:rsidR="005A6918">
        <w:rPr>
          <w:rFonts w:ascii="Times New Roman" w:hAnsi="Times New Roman" w:cs="Times New Roman"/>
        </w:rPr>
        <w:t xml:space="preserve"> (&gt;50%) on land managed by either the US Forest Service or the US Park Service, and 5) having a mapped burn-severity classification layer available. These criteria led us to a sample size of 4</w:t>
      </w:r>
      <w:r w:rsidR="0086533C">
        <w:rPr>
          <w:rFonts w:ascii="Times New Roman" w:hAnsi="Times New Roman" w:cs="Times New Roman"/>
        </w:rPr>
        <w:t>77</w:t>
      </w:r>
      <w:r w:rsidR="005A6918">
        <w:rPr>
          <w:rFonts w:ascii="Times New Roman" w:hAnsi="Times New Roman" w:cs="Times New Roman"/>
        </w:rPr>
        <w:t xml:space="preserve"> fires. </w:t>
      </w:r>
      <w:r w:rsidR="00EC795E">
        <w:rPr>
          <w:rFonts w:ascii="Times New Roman" w:hAnsi="Times New Roman" w:cs="Times New Roman"/>
        </w:rPr>
        <w:t>For each fire we defined the location of stand-replacing fire the set of polygons mapped as &gt;90% basal area mortality using the thresholds in Relative differenced Normalized Burn Ratio (</w:t>
      </w:r>
      <w:proofErr w:type="spellStart"/>
      <w:r w:rsidR="00EC795E">
        <w:rPr>
          <w:rFonts w:ascii="Times New Roman" w:hAnsi="Times New Roman" w:cs="Times New Roman"/>
        </w:rPr>
        <w:t>RdNBR</w:t>
      </w:r>
      <w:proofErr w:type="spellEnd"/>
      <w:r w:rsidR="00EC795E">
        <w:rPr>
          <w:rFonts w:ascii="Times New Roman" w:hAnsi="Times New Roman" w:cs="Times New Roman"/>
        </w:rPr>
        <w:t xml:space="preserve">) from pre- and post-fire LANDSAT imagery described in </w:t>
      </w:r>
      <w:hyperlink w:anchor="_ENREF_17" w:tooltip="Miller, 2009 #2448" w:history="1">
        <w:r w:rsidR="00DD1DE4">
          <w:rPr>
            <w:rFonts w:ascii="Times New Roman" w:hAnsi="Times New Roman" w:cs="Times New Roman"/>
          </w:rPr>
          <w:fldChar w:fldCharType="begin">
            <w:fldData xml:space="preserve">PEVuZE5vdGU+PENpdGUgQXV0aG9yWWVhcj0iMSI+PEF1dGhvcj5NaWxsZXI8L0F1dGhvcj48WWVh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</w:fldData>
          </w:fldChar>
        </w:r>
        <w:r w:rsidR="00DD1DE4">
          <w:rPr>
            <w:rFonts w:ascii="Times New Roman" w:hAnsi="Times New Roman" w:cs="Times New Roman"/>
          </w:rPr>
          <w:instrText xml:space="preserve"> ADDIN EN.CITE </w:instrText>
        </w:r>
        <w:r w:rsidR="00DD1DE4">
          <w:rPr>
            <w:rFonts w:ascii="Times New Roman" w:hAnsi="Times New Roman" w:cs="Times New Roman"/>
          </w:rPr>
          <w:fldChar w:fldCharType="begin">
            <w:fldData xml:space="preserve">PEVuZE5vdGU+PENpdGUgQXV0aG9yWWVhcj0iMSI+PEF1dGhvcj5NaWxsZXI8L0F1dGhvcj48WWVh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</w:fldData>
          </w:fldChar>
        </w:r>
        <w:r w:rsidR="00DD1DE4">
          <w:rPr>
            <w:rFonts w:ascii="Times New Roman" w:hAnsi="Times New Roman" w:cs="Times New Roman"/>
          </w:rPr>
          <w:instrText xml:space="preserve"> ADDIN EN.CITE.DATA </w:instrText>
        </w:r>
        <w:r w:rsidR="00DD1DE4">
          <w:rPr>
            <w:rFonts w:ascii="Times New Roman" w:hAnsi="Times New Roman" w:cs="Times New Roman"/>
          </w:rPr>
        </w:r>
        <w:r w:rsidR="00DD1DE4">
          <w:rPr>
            <w:rFonts w:ascii="Times New Roman" w:hAnsi="Times New Roman" w:cs="Times New Roman"/>
          </w:rPr>
          <w:fldChar w:fldCharType="end"/>
        </w:r>
        <w:r w:rsidR="00DD1DE4">
          <w:rPr>
            <w:rFonts w:ascii="Times New Roman" w:hAnsi="Times New Roman" w:cs="Times New Roman"/>
          </w:rPr>
          <w:fldChar w:fldCharType="separate"/>
        </w:r>
        <w:r w:rsidR="00DD1DE4">
          <w:rPr>
            <w:rFonts w:ascii="Times New Roman" w:hAnsi="Times New Roman" w:cs="Times New Roman"/>
            <w:noProof/>
          </w:rPr>
          <w:t>Miller et al. (2009a)</w:t>
        </w:r>
        <w:r w:rsidR="00DD1DE4">
          <w:rPr>
            <w:rFonts w:ascii="Times New Roman" w:hAnsi="Times New Roman" w:cs="Times New Roman"/>
          </w:rPr>
          <w:fldChar w:fldCharType="end"/>
        </w:r>
      </w:hyperlink>
      <w:r w:rsidR="00EC795E">
        <w:rPr>
          <w:rFonts w:ascii="Times New Roman" w:hAnsi="Times New Roman" w:cs="Times New Roman"/>
        </w:rPr>
        <w:t xml:space="preserve"> and available at (</w:t>
      </w:r>
      <w:proofErr w:type="spellStart"/>
      <w:r w:rsidR="00EC795E">
        <w:rPr>
          <w:rFonts w:ascii="Times New Roman" w:hAnsi="Times New Roman" w:cs="Times New Roman"/>
        </w:rPr>
        <w:t>url</w:t>
      </w:r>
      <w:proofErr w:type="spellEnd"/>
      <w:r w:rsidR="00EC795E">
        <w:rPr>
          <w:rFonts w:ascii="Times New Roman" w:hAnsi="Times New Roman" w:cs="Times New Roman"/>
        </w:rPr>
        <w:t xml:space="preserve">). </w:t>
      </w:r>
    </w:p>
    <w:p w14:paraId="08D5A5FC" w14:textId="77777777" w:rsidR="003013DD" w:rsidRDefault="003013DD" w:rsidP="00D45535">
      <w:pPr>
        <w:spacing w:line="480" w:lineRule="auto"/>
        <w:ind w:firstLine="720"/>
        <w:rPr>
          <w:rFonts w:ascii="Times New Roman" w:hAnsi="Times New Roman" w:cs="Times New Roman"/>
        </w:rPr>
      </w:pPr>
      <w:r>
        <w:rPr>
          <w:rFonts w:ascii="Times New Roman" w:hAnsi="Times New Roman" w:cs="Times New Roman"/>
        </w:rPr>
        <w:t>We calculated the stand-replacing decay coefficient (SDC) for each fire following the methods of Collins et al. (2017). SDC is defined by the following equation:</w:t>
      </w:r>
    </w:p>
    <w:p w14:paraId="074D6EFF" w14:textId="77777777" w:rsidR="003013DD" w:rsidRDefault="003013DD" w:rsidP="003013DD">
      <w:pPr>
        <w:spacing w:line="480" w:lineRule="auto"/>
        <w:ind w:firstLine="720"/>
        <w:jc w:val="center"/>
        <w:rPr>
          <w:rFonts w:ascii="Times New Roman" w:hAnsi="Times New Roman" w:cs="Times New Roman"/>
        </w:rPr>
      </w:pPr>
      <m:oMathPara>
        <m:oMath>
          <m:r>
            <w:rPr>
              <w:rFonts w:ascii="Cambria Math" w:hAnsi="Cambria Math" w:cs="Times New Roman"/>
            </w:rPr>
            <m:t xml:space="preserve">P= </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SDC*D</m:t>
                  </m:r>
                </m:sup>
              </m:sSup>
            </m:den>
          </m:f>
        </m:oMath>
      </m:oMathPara>
    </w:p>
    <w:p w14:paraId="40A7D3D3" w14:textId="221068E7" w:rsidR="00EC795E" w:rsidRDefault="003013DD" w:rsidP="003013DD">
      <w:pPr>
        <w:spacing w:line="480" w:lineRule="auto"/>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w:r w:rsidRPr="003013DD">
        <w:rPr>
          <w:rFonts w:ascii="Times New Roman" w:hAnsi="Times New Roman" w:cs="Times New Roman"/>
          <w:i/>
        </w:rPr>
        <w:t>P</w:t>
      </w:r>
      <w:r>
        <w:rPr>
          <w:rFonts w:ascii="Times New Roman" w:hAnsi="Times New Roman" w:cs="Times New Roman"/>
        </w:rPr>
        <w:t xml:space="preserve"> is the proportion of the original stand-replacing area in the fire</w:t>
      </w:r>
      <w:r w:rsidR="00D94367">
        <w:rPr>
          <w:rFonts w:ascii="Times New Roman" w:hAnsi="Times New Roman" w:cs="Times New Roman"/>
        </w:rPr>
        <w:t xml:space="preserve"> that exceeds a given buffer distance</w:t>
      </w:r>
      <w:r w:rsidR="0014669D">
        <w:rPr>
          <w:rFonts w:ascii="Times New Roman" w:hAnsi="Times New Roman" w:cs="Times New Roman"/>
        </w:rPr>
        <w:t xml:space="preserve"> inward from the patch edge</w:t>
      </w:r>
      <w:r w:rsidR="00D94367">
        <w:rPr>
          <w:rFonts w:ascii="Times New Roman" w:hAnsi="Times New Roman" w:cs="Times New Roman"/>
        </w:rPr>
        <w:t xml:space="preserve"> </w:t>
      </w:r>
      <w:r w:rsidR="0014669D">
        <w:rPr>
          <w:rFonts w:ascii="Times New Roman" w:hAnsi="Times New Roman" w:cs="Times New Roman"/>
        </w:rPr>
        <w:t>(</w:t>
      </w:r>
      <w:r w:rsidR="00D94367">
        <w:rPr>
          <w:rFonts w:ascii="Times New Roman" w:hAnsi="Times New Roman" w:cs="Times New Roman"/>
          <w:i/>
        </w:rPr>
        <w:t>D</w:t>
      </w:r>
      <w:r w:rsidR="0014669D">
        <w:rPr>
          <w:rFonts w:ascii="Times New Roman" w:hAnsi="Times New Roman" w:cs="Times New Roman"/>
        </w:rPr>
        <w:t>)</w:t>
      </w:r>
      <w:r w:rsidR="00D94367">
        <w:rPr>
          <w:rFonts w:ascii="Times New Roman" w:hAnsi="Times New Roman" w:cs="Times New Roman"/>
        </w:rPr>
        <w:t xml:space="preserve">, and </w:t>
      </w:r>
      <w:r w:rsidR="00D94367">
        <w:rPr>
          <w:rFonts w:ascii="Times New Roman" w:hAnsi="Times New Roman" w:cs="Times New Roman"/>
          <w:i/>
        </w:rPr>
        <w:t>SDC</w:t>
      </w:r>
      <w:r w:rsidR="00D94367">
        <w:rPr>
          <w:rFonts w:ascii="Times New Roman" w:hAnsi="Times New Roman" w:cs="Times New Roman"/>
        </w:rPr>
        <w:t xml:space="preserve"> is a free parameter fit by nonlinear least squares estimation that simultaneously describes the size and complexity of stand-replacing area (Collins et al. 2017). </w:t>
      </w:r>
      <w:r w:rsidR="00EC795E" w:rsidRPr="003013DD">
        <w:rPr>
          <w:rFonts w:ascii="Times New Roman" w:hAnsi="Times New Roman" w:cs="Times New Roman"/>
        </w:rPr>
        <w:t>We</w:t>
      </w:r>
      <w:r w:rsidR="00EC795E">
        <w:rPr>
          <w:rFonts w:ascii="Times New Roman" w:hAnsi="Times New Roman" w:cs="Times New Roman"/>
        </w:rPr>
        <w:t xml:space="preserve"> reasoned</w:t>
      </w:r>
      <w:r>
        <w:rPr>
          <w:rFonts w:ascii="Times New Roman" w:hAnsi="Times New Roman" w:cs="Times New Roman"/>
        </w:rPr>
        <w:t xml:space="preserve"> that</w:t>
      </w:r>
      <w:r w:rsidR="00D94367">
        <w:rPr>
          <w:rFonts w:ascii="Times New Roman" w:hAnsi="Times New Roman" w:cs="Times New Roman"/>
        </w:rPr>
        <w:t xml:space="preserve"> </w:t>
      </w:r>
      <w:r w:rsidR="0014669D">
        <w:rPr>
          <w:rFonts w:ascii="Times New Roman" w:hAnsi="Times New Roman" w:cs="Times New Roman"/>
        </w:rPr>
        <w:t>not all edges are biologically equivalent, as outer edges of stand-replacing patches would be more likely to contribute conifer seed into the patch than edg</w:t>
      </w:r>
      <w:r w:rsidR="0014669D" w:rsidRPr="00601C9F">
        <w:rPr>
          <w:rFonts w:ascii="Times New Roman" w:hAnsi="Times New Roman" w:cs="Times New Roman"/>
        </w:rPr>
        <w:t>es of very small internal “holes” within stand-replaci</w:t>
      </w:r>
      <w:r w:rsidR="00601C9F">
        <w:rPr>
          <w:rFonts w:ascii="Times New Roman" w:hAnsi="Times New Roman" w:cs="Times New Roman"/>
        </w:rPr>
        <w:t>ng patches that were mapped as</w:t>
      </w:r>
      <w:r w:rsidR="00CC2925" w:rsidRPr="00601C9F">
        <w:rPr>
          <w:rFonts w:ascii="Times New Roman" w:hAnsi="Times New Roman" w:cs="Times New Roman"/>
        </w:rPr>
        <w:t xml:space="preserve"> </w:t>
      </w:r>
      <w:r w:rsidR="00601C9F" w:rsidRPr="00601C9F">
        <w:rPr>
          <w:rFonts w:ascii="Times New Roman" w:eastAsia="ＭＳ ゴシック" w:hAnsi="Times New Roman" w:cs="Times New Roman"/>
          <w:color w:val="000000"/>
        </w:rPr>
        <w:t>≤</w:t>
      </w:r>
      <w:r w:rsidR="00601C9F">
        <w:rPr>
          <w:rFonts w:ascii="Times New Roman" w:eastAsia="ＭＳ ゴシック" w:hAnsi="Times New Roman" w:cs="Times New Roman"/>
          <w:color w:val="000000"/>
        </w:rPr>
        <w:t xml:space="preserve"> </w:t>
      </w:r>
      <w:r w:rsidR="0014669D" w:rsidRPr="00601C9F">
        <w:rPr>
          <w:rFonts w:ascii="Times New Roman" w:hAnsi="Times New Roman" w:cs="Times New Roman"/>
        </w:rPr>
        <w:t>90% ba</w:t>
      </w:r>
      <w:r w:rsidR="0014669D">
        <w:rPr>
          <w:rFonts w:ascii="Times New Roman" w:hAnsi="Times New Roman" w:cs="Times New Roman"/>
        </w:rPr>
        <w:t>sal area mortality but most often were mapped as having &gt;</w:t>
      </w:r>
      <w:r w:rsidR="00CC2925">
        <w:rPr>
          <w:rFonts w:ascii="Times New Roman" w:hAnsi="Times New Roman" w:cs="Times New Roman"/>
        </w:rPr>
        <w:t xml:space="preserve"> </w:t>
      </w:r>
      <w:r w:rsidR="0014669D">
        <w:rPr>
          <w:rFonts w:ascii="Times New Roman" w:hAnsi="Times New Roman" w:cs="Times New Roman"/>
        </w:rPr>
        <w:t xml:space="preserve">75% basal area mortality. Therefore we filled in any “holes” of 9 contiguous 30 m pixels (0.81 ha) or smaller, and considered these part of the </w:t>
      </w:r>
      <w:proofErr w:type="gramStart"/>
      <w:r w:rsidR="0014669D">
        <w:rPr>
          <w:rFonts w:ascii="Times New Roman" w:hAnsi="Times New Roman" w:cs="Times New Roman"/>
        </w:rPr>
        <w:t>stand-replacing</w:t>
      </w:r>
      <w:proofErr w:type="gramEnd"/>
      <w:r w:rsidR="0014669D">
        <w:rPr>
          <w:rFonts w:ascii="Times New Roman" w:hAnsi="Times New Roman" w:cs="Times New Roman"/>
        </w:rPr>
        <w:t xml:space="preserve"> patch</w:t>
      </w:r>
      <w:r w:rsidR="00E615E1">
        <w:rPr>
          <w:rFonts w:ascii="Times New Roman" w:hAnsi="Times New Roman" w:cs="Times New Roman"/>
        </w:rPr>
        <w:t xml:space="preserve"> when calculating SDC</w:t>
      </w:r>
      <w:r w:rsidR="0014669D">
        <w:rPr>
          <w:rFonts w:ascii="Times New Roman" w:hAnsi="Times New Roman" w:cs="Times New Roman"/>
        </w:rPr>
        <w:t>.</w:t>
      </w:r>
    </w:p>
    <w:p w14:paraId="01761F6C" w14:textId="7BFDD7E0" w:rsidR="0014669D" w:rsidRDefault="00E615E1" w:rsidP="0014669D">
      <w:pPr>
        <w:spacing w:line="480" w:lineRule="auto"/>
        <w:ind w:firstLine="720"/>
        <w:rPr>
          <w:rFonts w:ascii="Times New Roman" w:hAnsi="Times New Roman" w:cs="Times New Roman"/>
        </w:rPr>
      </w:pPr>
      <w:r>
        <w:rPr>
          <w:rFonts w:ascii="Times New Roman" w:hAnsi="Times New Roman" w:cs="Times New Roman"/>
        </w:rPr>
        <w:t xml:space="preserve">For each fire </w:t>
      </w:r>
      <w:r w:rsidR="003D43A4">
        <w:rPr>
          <w:rFonts w:ascii="Times New Roman" w:hAnsi="Times New Roman" w:cs="Times New Roman"/>
        </w:rPr>
        <w:t xml:space="preserve">we approximated the weather at the time of the fire using the </w:t>
      </w:r>
      <w:proofErr w:type="spellStart"/>
      <w:r w:rsidR="003D43A4">
        <w:rPr>
          <w:rFonts w:ascii="Times New Roman" w:hAnsi="Times New Roman" w:cs="Times New Roman"/>
        </w:rPr>
        <w:t>GridMet</w:t>
      </w:r>
      <w:proofErr w:type="spellEnd"/>
      <w:r w:rsidR="003D43A4">
        <w:rPr>
          <w:rFonts w:ascii="Times New Roman" w:hAnsi="Times New Roman" w:cs="Times New Roman"/>
        </w:rPr>
        <w:t xml:space="preserve"> database </w:t>
      </w:r>
      <w:r w:rsidR="003D43A4">
        <w:rPr>
          <w:rFonts w:ascii="Times New Roman" w:hAnsi="Times New Roman" w:cs="Times New Roman"/>
        </w:rPr>
        <w:fldChar w:fldCharType="begin"/>
      </w:r>
      <w:r w:rsidR="000E22F7">
        <w:rPr>
          <w:rFonts w:ascii="Times New Roman" w:hAnsi="Times New Roman" w:cs="Times New Roman"/>
        </w:rPr>
        <w:instrText xml:space="preserve"> ADDIN EN.CITE &lt;EndNote&gt;&lt;Cite&gt;&lt;Author&gt;Abatzoglou&lt;/Author&gt;&lt;Year&gt;2013&lt;/Year&gt;&lt;RecNum&gt;3386&lt;/RecNum&gt;&lt;DisplayText&gt;(Abatzoglou 2013)&lt;/DisplayText&gt;&lt;record&gt;&lt;rec-number&gt;3386&lt;/rec-number&gt;&lt;foreign-keys&gt;&lt;key app="EN" db-id="w0ppaavf8t2zvwe9f0oxa5rcervz0wedp050" timestamp="1487363794"&gt;3386&lt;/key&gt;&lt;/foreign-keys&gt;&lt;ref-type name="Journal Article"&gt;17&lt;/ref-type&gt;&lt;contributors&gt;&lt;authors&gt;&lt;author&gt;Abatzoglou, John T.&lt;/author&gt;&lt;/authors&gt;&lt;/contributors&gt;&lt;titles&gt;&lt;title&gt;Development of gridded surface meteorological data for ecological applications and modelling&lt;/title&gt;&lt;secondary-title&gt;International Journal of Climatology&lt;/secondary-title&gt;&lt;/titles&gt;&lt;periodical&gt;&lt;full-title&gt;International Journal of Climatology&lt;/full-title&gt;&lt;/periodical&gt;&lt;pages&gt;121-131&lt;/pages&gt;&lt;volume&gt;33&lt;/volume&gt;&lt;number&gt;1&lt;/number&gt;&lt;keywords&gt;&lt;keyword&gt;weather data&lt;/keyword&gt;&lt;keyword&gt;humidity&lt;/keyword&gt;&lt;keyword&gt;agriculture&lt;/keyword&gt;&lt;keyword&gt;wildfire&lt;/keyword&gt;&lt;/keywords&gt;&lt;dates&gt;&lt;year&gt;2013&lt;/year&gt;&lt;/dates&gt;&lt;publisher&gt;John Wiley &amp;amp; Sons, Ltd.&lt;/publisher&gt;&lt;isbn&gt;1097-0088&lt;/isbn&gt;&lt;urls&gt;&lt;related-urls&gt;&lt;url&gt;http://dx.doi.org/10.1002/joc.3413&lt;/url&gt;&lt;/related-urls&gt;&lt;/urls&gt;&lt;electronic-resource-num&gt;10.1002/joc.3413&lt;/electronic-resource-num&gt;&lt;research-notes&gt;&amp;#xD;This is the citation for the gridmet dataset&lt;/research-notes&gt;&lt;/record&gt;&lt;/Cite&gt;&lt;/EndNote&gt;</w:instrText>
      </w:r>
      <w:r w:rsidR="003D43A4">
        <w:rPr>
          <w:rFonts w:ascii="Times New Roman" w:hAnsi="Times New Roman" w:cs="Times New Roman"/>
        </w:rPr>
        <w:fldChar w:fldCharType="separate"/>
      </w:r>
      <w:r w:rsidR="003D43A4">
        <w:rPr>
          <w:rFonts w:ascii="Times New Roman" w:hAnsi="Times New Roman" w:cs="Times New Roman"/>
          <w:noProof/>
        </w:rPr>
        <w:t>(</w:t>
      </w:r>
      <w:hyperlink w:anchor="_ENREF_1" w:tooltip="Abatzoglou, 2013 #3386" w:history="1">
        <w:r w:rsidR="00DD1DE4">
          <w:rPr>
            <w:rFonts w:ascii="Times New Roman" w:hAnsi="Times New Roman" w:cs="Times New Roman"/>
            <w:noProof/>
          </w:rPr>
          <w:t>Abatzoglou 2013</w:t>
        </w:r>
      </w:hyperlink>
      <w:r w:rsidR="003D43A4">
        <w:rPr>
          <w:rFonts w:ascii="Times New Roman" w:hAnsi="Times New Roman" w:cs="Times New Roman"/>
          <w:noProof/>
        </w:rPr>
        <w:t>)</w:t>
      </w:r>
      <w:r w:rsidR="003D43A4">
        <w:rPr>
          <w:rFonts w:ascii="Times New Roman" w:hAnsi="Times New Roman" w:cs="Times New Roman"/>
        </w:rPr>
        <w:fldChar w:fldCharType="end"/>
      </w:r>
      <w:r w:rsidR="003D43A4">
        <w:rPr>
          <w:rFonts w:ascii="Times New Roman" w:hAnsi="Times New Roman" w:cs="Times New Roman"/>
        </w:rPr>
        <w:t xml:space="preserve">. We identified the start and end dates for each of our 477 fires; in rare cases where the end date was not known (N=35), we set the end date to seven days after the start date. We excluded cases where the start date was not known (N=4). We then calculated the centroid latitude and longitude coordinate of the high-severity area within a given fire, and downloaded the </w:t>
      </w:r>
      <w:r w:rsidR="00717D59">
        <w:rPr>
          <w:rFonts w:ascii="Times New Roman" w:hAnsi="Times New Roman" w:cs="Times New Roman"/>
        </w:rPr>
        <w:t xml:space="preserve">daily weather estimates from </w:t>
      </w:r>
      <w:proofErr w:type="spellStart"/>
      <w:r w:rsidR="00717D59">
        <w:rPr>
          <w:rFonts w:ascii="Times New Roman" w:hAnsi="Times New Roman" w:cs="Times New Roman"/>
        </w:rPr>
        <w:t>GridMet</w:t>
      </w:r>
      <w:proofErr w:type="spellEnd"/>
      <w:r w:rsidR="00717D59">
        <w:rPr>
          <w:rFonts w:ascii="Times New Roman" w:hAnsi="Times New Roman" w:cs="Times New Roman"/>
        </w:rPr>
        <w:t xml:space="preserve"> for the grid cell (4 km) overlapping that </w:t>
      </w:r>
      <w:r w:rsidR="00717D59">
        <w:rPr>
          <w:rFonts w:ascii="Times New Roman" w:hAnsi="Times New Roman" w:cs="Times New Roman"/>
        </w:rPr>
        <w:lastRenderedPageBreak/>
        <w:t xml:space="preserve">centroid. Daily estimates were obtained for daily maximum temperature, minimum temperature, maximum relative humidity, and burn index (need to cite and explain what this is). For each fire we then identified the most extreme fire weather conditions for these four variables during the burn period (maximum </w:t>
      </w:r>
      <w:r w:rsidR="00423B47">
        <w:rPr>
          <w:rFonts w:ascii="Times New Roman" w:hAnsi="Times New Roman" w:cs="Times New Roman"/>
        </w:rPr>
        <w:t>high</w:t>
      </w:r>
      <w:r w:rsidR="00717D59">
        <w:rPr>
          <w:rFonts w:ascii="Times New Roman" w:hAnsi="Times New Roman" w:cs="Times New Roman"/>
        </w:rPr>
        <w:t xml:space="preserve"> temperature</w:t>
      </w:r>
      <w:r w:rsidR="00423B47">
        <w:rPr>
          <w:rFonts w:ascii="Times New Roman" w:hAnsi="Times New Roman" w:cs="Times New Roman"/>
        </w:rPr>
        <w:t xml:space="preserve"> (TMX)</w:t>
      </w:r>
      <w:r w:rsidR="00717D59">
        <w:rPr>
          <w:rFonts w:ascii="Times New Roman" w:hAnsi="Times New Roman" w:cs="Times New Roman"/>
        </w:rPr>
        <w:t>,</w:t>
      </w:r>
      <w:r w:rsidR="00423B47">
        <w:rPr>
          <w:rFonts w:ascii="Times New Roman" w:hAnsi="Times New Roman" w:cs="Times New Roman"/>
        </w:rPr>
        <w:t xml:space="preserve"> maximum low temperature (TMN), </w:t>
      </w:r>
      <w:r w:rsidR="00717D59">
        <w:rPr>
          <w:rFonts w:ascii="Times New Roman" w:hAnsi="Times New Roman" w:cs="Times New Roman"/>
        </w:rPr>
        <w:t xml:space="preserve">minimum </w:t>
      </w:r>
      <w:r w:rsidR="00423B47">
        <w:rPr>
          <w:rFonts w:ascii="Times New Roman" w:hAnsi="Times New Roman" w:cs="Times New Roman"/>
        </w:rPr>
        <w:t>high relative</w:t>
      </w:r>
      <w:r w:rsidR="00717D59">
        <w:rPr>
          <w:rFonts w:ascii="Times New Roman" w:hAnsi="Times New Roman" w:cs="Times New Roman"/>
        </w:rPr>
        <w:t xml:space="preserve"> humidity</w:t>
      </w:r>
      <w:r w:rsidR="00423B47">
        <w:rPr>
          <w:rFonts w:ascii="Times New Roman" w:hAnsi="Times New Roman" w:cs="Times New Roman"/>
        </w:rPr>
        <w:t xml:space="preserve"> (RH)</w:t>
      </w:r>
      <w:r w:rsidR="00717D59">
        <w:rPr>
          <w:rFonts w:ascii="Times New Roman" w:hAnsi="Times New Roman" w:cs="Times New Roman"/>
        </w:rPr>
        <w:t>, and maximum daily burn index</w:t>
      </w:r>
      <w:r w:rsidR="00423B47">
        <w:rPr>
          <w:rFonts w:ascii="Times New Roman" w:hAnsi="Times New Roman" w:cs="Times New Roman"/>
        </w:rPr>
        <w:t xml:space="preserve"> (BI)</w:t>
      </w:r>
      <w:r w:rsidR="00717D59">
        <w:rPr>
          <w:rFonts w:ascii="Times New Roman" w:hAnsi="Times New Roman" w:cs="Times New Roman"/>
        </w:rPr>
        <w:t>, and incorporated these variables into our database of fires.</w:t>
      </w:r>
    </w:p>
    <w:p w14:paraId="1EE2DA59" w14:textId="073D4C74" w:rsidR="00EC2326" w:rsidRDefault="00717D59" w:rsidP="00CC2925">
      <w:pPr>
        <w:spacing w:line="480" w:lineRule="auto"/>
        <w:ind w:firstLine="720"/>
        <w:rPr>
          <w:rFonts w:ascii="Times New Roman" w:hAnsi="Times New Roman" w:cs="Times New Roman"/>
        </w:rPr>
      </w:pPr>
      <w:r>
        <w:rPr>
          <w:rFonts w:ascii="Times New Roman" w:hAnsi="Times New Roman" w:cs="Times New Roman"/>
        </w:rPr>
        <w:t xml:space="preserve">To evaluate the influence of weather and </w:t>
      </w:r>
      <w:ins w:id="1" w:author="Brandon Collins" w:date="2017-05-04T12:04:00Z">
        <w:r w:rsidR="00867AA8">
          <w:rPr>
            <w:rFonts w:ascii="Times New Roman" w:hAnsi="Times New Roman" w:cs="Times New Roman"/>
          </w:rPr>
          <w:t>land management history</w:t>
        </w:r>
      </w:ins>
      <w:ins w:id="2" w:author="Brandon Collins" w:date="2017-05-04T12:05:00Z">
        <w:r w:rsidR="00867AA8">
          <w:rPr>
            <w:rFonts w:ascii="Times New Roman" w:hAnsi="Times New Roman" w:cs="Times New Roman"/>
          </w:rPr>
          <w:t>/</w:t>
        </w:r>
      </w:ins>
      <w:r>
        <w:rPr>
          <w:rFonts w:ascii="Times New Roman" w:hAnsi="Times New Roman" w:cs="Times New Roman"/>
        </w:rPr>
        <w:t>fire management</w:t>
      </w:r>
      <w:ins w:id="3" w:author="Brandon Collins" w:date="2017-05-04T12:05:00Z">
        <w:r w:rsidR="00867AA8">
          <w:rPr>
            <w:rFonts w:ascii="Times New Roman" w:hAnsi="Times New Roman" w:cs="Times New Roman"/>
          </w:rPr>
          <w:t xml:space="preserve"> (referred to hereafter as management)</w:t>
        </w:r>
      </w:ins>
      <w:r>
        <w:rPr>
          <w:rFonts w:ascii="Times New Roman" w:hAnsi="Times New Roman" w:cs="Times New Roman"/>
        </w:rPr>
        <w:t xml:space="preserve"> on variation in SDC, we </w:t>
      </w:r>
      <w:r w:rsidR="00A72B54">
        <w:rPr>
          <w:rFonts w:ascii="Times New Roman" w:hAnsi="Times New Roman" w:cs="Times New Roman"/>
        </w:rPr>
        <w:t xml:space="preserve">compared a set of candidate models predicting SDC based on all possible combinations of seven variables, using automated model selection implemented in the R package </w:t>
      </w:r>
      <w:proofErr w:type="spellStart"/>
      <w:r w:rsidR="00A72B54" w:rsidRPr="00A72B54">
        <w:rPr>
          <w:rFonts w:ascii="Times New Roman" w:hAnsi="Times New Roman" w:cs="Times New Roman"/>
          <w:i/>
        </w:rPr>
        <w:t>glmulti</w:t>
      </w:r>
      <w:proofErr w:type="spellEnd"/>
      <w:r w:rsidR="00A72B54">
        <w:rPr>
          <w:rFonts w:ascii="Times New Roman" w:hAnsi="Times New Roman" w:cs="Times New Roman"/>
        </w:rPr>
        <w:t xml:space="preserve"> </w:t>
      </w:r>
      <w:r w:rsidR="00A72B54">
        <w:rPr>
          <w:rFonts w:ascii="Times New Roman" w:hAnsi="Times New Roman" w:cs="Times New Roman"/>
        </w:rPr>
        <w:fldChar w:fldCharType="begin"/>
      </w:r>
      <w:r w:rsidR="00A72B54">
        <w:rPr>
          <w:rFonts w:ascii="Times New Roman" w:hAnsi="Times New Roman" w:cs="Times New Roman"/>
        </w:rPr>
        <w:instrText xml:space="preserve"> ADDIN EN.CITE &lt;EndNote&gt;&lt;Cite&gt;&lt;Author&gt;Calcagno&lt;/Author&gt;&lt;Year&gt;2010&lt;/Year&gt;&lt;RecNum&gt;2648&lt;/RecNum&gt;&lt;DisplayText&gt;(Calcagno and de Mazancourt 2010)&lt;/DisplayText&gt;&lt;record&gt;&lt;rec-number&gt;2648&lt;/rec-number&gt;&lt;foreign-keys&gt;&lt;key app="EN" db-id="w0ppaavf8t2zvwe9f0oxa5rcervz0wedp050" timestamp="1423513521"&gt;2648&lt;/key&gt;&lt;/foreign-keys&gt;&lt;ref-type name="Journal Article"&gt;17&lt;/ref-type&gt;&lt;contributors&gt;&lt;authors&gt;&lt;author&gt;Calcagno, Vincent&lt;/author&gt;&lt;author&gt;de Mazancourt, Claire&lt;/author&gt;&lt;/authors&gt;&lt;/contributors&gt;&lt;titles&gt;&lt;title&gt;glmulti: an R package for easy automated model selection with (generalized) linear models&lt;/title&gt;&lt;secondary-title&gt;Journal of Statistical Software&lt;/secondary-title&gt;&lt;/titles&gt;&lt;periodical&gt;&lt;full-title&gt;Journal of Statistical Software&lt;/full-title&gt;&lt;/periodical&gt;&lt;pages&gt;1-29&lt;/pages&gt;&lt;volume&gt;34&lt;/volume&gt;&lt;number&gt;12&lt;/number&gt;&lt;dates&gt;&lt;year&gt;2010&lt;/year&gt;&lt;/dates&gt;&lt;urls&gt;&lt;/urls&gt;&lt;/record&gt;&lt;/Cite&gt;&lt;/EndNote&gt;</w:instrText>
      </w:r>
      <w:r w:rsidR="00A72B54">
        <w:rPr>
          <w:rFonts w:ascii="Times New Roman" w:hAnsi="Times New Roman" w:cs="Times New Roman"/>
        </w:rPr>
        <w:fldChar w:fldCharType="separate"/>
      </w:r>
      <w:r w:rsidR="00A72B54">
        <w:rPr>
          <w:rFonts w:ascii="Times New Roman" w:hAnsi="Times New Roman" w:cs="Times New Roman"/>
          <w:noProof/>
        </w:rPr>
        <w:t>(</w:t>
      </w:r>
      <w:hyperlink w:anchor="_ENREF_5" w:tooltip="Calcagno, 2010 #2648" w:history="1">
        <w:r w:rsidR="00DD1DE4">
          <w:rPr>
            <w:rFonts w:ascii="Times New Roman" w:hAnsi="Times New Roman" w:cs="Times New Roman"/>
            <w:noProof/>
          </w:rPr>
          <w:t>Calcagno and de Mazancourt 2010</w:t>
        </w:r>
      </w:hyperlink>
      <w:r w:rsidR="00A72B54">
        <w:rPr>
          <w:rFonts w:ascii="Times New Roman" w:hAnsi="Times New Roman" w:cs="Times New Roman"/>
          <w:noProof/>
        </w:rPr>
        <w:t>)</w:t>
      </w:r>
      <w:r w:rsidR="00A72B54">
        <w:rPr>
          <w:rFonts w:ascii="Times New Roman" w:hAnsi="Times New Roman" w:cs="Times New Roman"/>
        </w:rPr>
        <w:fldChar w:fldCharType="end"/>
      </w:r>
      <w:r w:rsidR="00A72B54">
        <w:rPr>
          <w:rFonts w:ascii="Times New Roman" w:hAnsi="Times New Roman" w:cs="Times New Roman"/>
        </w:rPr>
        <w:t>.</w:t>
      </w:r>
      <w:r w:rsidR="00423B47">
        <w:rPr>
          <w:rFonts w:ascii="Times New Roman" w:hAnsi="Times New Roman" w:cs="Times New Roman"/>
        </w:rPr>
        <w:t xml:space="preserve"> The variables examined were: fire year (1984-2015), fire management class (“fire class”; suppression or wildland fire use), fire management agency (</w:t>
      </w:r>
      <w:proofErr w:type="spellStart"/>
      <w:r w:rsidR="00423B47">
        <w:rPr>
          <w:rFonts w:ascii="Times New Roman" w:hAnsi="Times New Roman" w:cs="Times New Roman"/>
        </w:rPr>
        <w:t>CalFIRE</w:t>
      </w:r>
      <w:proofErr w:type="spellEnd"/>
      <w:r w:rsidR="00423B47">
        <w:rPr>
          <w:rFonts w:ascii="Times New Roman" w:hAnsi="Times New Roman" w:cs="Times New Roman"/>
        </w:rPr>
        <w:t xml:space="preserve">, USFS, NPS), and the four weather variables (TMX, TMN, RH, BI). </w:t>
      </w:r>
      <w:r w:rsidR="00EC2326">
        <w:rPr>
          <w:rFonts w:ascii="Times New Roman" w:hAnsi="Times New Roman" w:cs="Times New Roman"/>
        </w:rPr>
        <w:t xml:space="preserve">We selected the top </w:t>
      </w:r>
      <w:r w:rsidR="00CC2925">
        <w:rPr>
          <w:rFonts w:ascii="Times New Roman" w:hAnsi="Times New Roman" w:cs="Times New Roman"/>
        </w:rPr>
        <w:t>5</w:t>
      </w:r>
      <w:r w:rsidR="00EC2326">
        <w:rPr>
          <w:rFonts w:ascii="Times New Roman" w:hAnsi="Times New Roman" w:cs="Times New Roman"/>
        </w:rPr>
        <w:t xml:space="preserve"> candidate models on the basis of AIC comparisons, and compared the parameter effect sizes across these models.</w:t>
      </w:r>
      <w:r w:rsidR="00CC2925">
        <w:rPr>
          <w:rFonts w:ascii="Times New Roman" w:hAnsi="Times New Roman" w:cs="Times New Roman"/>
        </w:rPr>
        <w:t xml:space="preserve"> With parameter effects consistent across the top five candidate models (Table 1), we selected a simple model (model #2) for a regression tree analysis using recursive partitioning, implemented in the </w:t>
      </w:r>
      <w:proofErr w:type="spellStart"/>
      <w:r w:rsidR="00CC2925">
        <w:rPr>
          <w:rFonts w:ascii="Times New Roman" w:hAnsi="Times New Roman" w:cs="Times New Roman"/>
          <w:i/>
        </w:rPr>
        <w:t>rpart</w:t>
      </w:r>
      <w:proofErr w:type="spellEnd"/>
      <w:r w:rsidR="00CC2925">
        <w:rPr>
          <w:rFonts w:ascii="Times New Roman" w:hAnsi="Times New Roman" w:cs="Times New Roman"/>
        </w:rPr>
        <w:t xml:space="preserve"> package in R </w:t>
      </w:r>
      <w:r w:rsidR="00CC2925">
        <w:rPr>
          <w:rFonts w:ascii="Times New Roman" w:hAnsi="Times New Roman" w:cs="Times New Roman"/>
        </w:rPr>
        <w:fldChar w:fldCharType="begin"/>
      </w:r>
      <w:r w:rsidR="00CC2925">
        <w:rPr>
          <w:rFonts w:ascii="Times New Roman" w:hAnsi="Times New Roman" w:cs="Times New Roman"/>
        </w:rPr>
        <w:instrText xml:space="preserve"> ADDIN EN.CITE &lt;EndNote&gt;&lt;Cite&gt;&lt;Author&gt;Therneau&lt;/Author&gt;&lt;Year&gt;2010&lt;/Year&gt;&lt;RecNum&gt;3459&lt;/RecNum&gt;&lt;DisplayText&gt;(Therneau et al. 2010)&lt;/DisplayText&gt;&lt;record&gt;&lt;rec-number&gt;3459&lt;/rec-number&gt;&lt;foreign-keys&gt;&lt;key app="EN" db-id="w0ppaavf8t2zvwe9f0oxa5rcervz0wedp050" timestamp="1493317209"&gt;3459&lt;/key&gt;&lt;/foreign-keys&gt;&lt;ref-type name="Journal Article"&gt;17&lt;/ref-type&gt;&lt;contributors&gt;&lt;authors&gt;&lt;author&gt;Therneau, Terry M&lt;/author&gt;&lt;author&gt;Atkinson, Beth&lt;/author&gt;&lt;author&gt;Ripley, Brian&lt;/author&gt;&lt;/authors&gt;&lt;/contributors&gt;&lt;titles&gt;&lt;title&gt;rpart: Recursive partitioning&lt;/title&gt;&lt;secondary-title&gt;R package version&lt;/secondary-title&gt;&lt;/titles&gt;&lt;periodical&gt;&lt;full-title&gt;R package version&lt;/full-title&gt;&lt;/periodical&gt;&lt;pages&gt;1-46&lt;/pages&gt;&lt;volume&gt;3&lt;/volume&gt;&lt;dates&gt;&lt;year&gt;2010&lt;/year&gt;&lt;/dates&gt;&lt;urls&gt;&lt;/urls&gt;&lt;/record&gt;&lt;/Cite&gt;&lt;/EndNote&gt;</w:instrText>
      </w:r>
      <w:r w:rsidR="00CC2925">
        <w:rPr>
          <w:rFonts w:ascii="Times New Roman" w:hAnsi="Times New Roman" w:cs="Times New Roman"/>
        </w:rPr>
        <w:fldChar w:fldCharType="separate"/>
      </w:r>
      <w:r w:rsidR="00CC2925">
        <w:rPr>
          <w:rFonts w:ascii="Times New Roman" w:hAnsi="Times New Roman" w:cs="Times New Roman"/>
          <w:noProof/>
        </w:rPr>
        <w:t>(</w:t>
      </w:r>
      <w:hyperlink w:anchor="_ENREF_27" w:tooltip="Therneau, 2010 #3459" w:history="1">
        <w:r w:rsidR="00DD1DE4">
          <w:rPr>
            <w:rFonts w:ascii="Times New Roman" w:hAnsi="Times New Roman" w:cs="Times New Roman"/>
            <w:noProof/>
          </w:rPr>
          <w:t>Therneau et al. 2010</w:t>
        </w:r>
      </w:hyperlink>
      <w:r w:rsidR="00CC2925">
        <w:rPr>
          <w:rFonts w:ascii="Times New Roman" w:hAnsi="Times New Roman" w:cs="Times New Roman"/>
          <w:noProof/>
        </w:rPr>
        <w:t>)</w:t>
      </w:r>
      <w:r w:rsidR="00CC2925">
        <w:rPr>
          <w:rFonts w:ascii="Times New Roman" w:hAnsi="Times New Roman" w:cs="Times New Roman"/>
        </w:rPr>
        <w:fldChar w:fldCharType="end"/>
      </w:r>
      <w:r w:rsidR="00CC2925">
        <w:rPr>
          <w:rFonts w:ascii="Times New Roman" w:hAnsi="Times New Roman" w:cs="Times New Roman"/>
        </w:rPr>
        <w:t xml:space="preserve">. </w:t>
      </w:r>
    </w:p>
    <w:p w14:paraId="2BA01694"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Results</w:t>
      </w:r>
    </w:p>
    <w:p w14:paraId="6D943CBD" w14:textId="7C21B869" w:rsidR="00E6648A" w:rsidRDefault="00E6648A" w:rsidP="00D45535">
      <w:pPr>
        <w:spacing w:line="480" w:lineRule="auto"/>
        <w:ind w:firstLine="720"/>
        <w:rPr>
          <w:ins w:id="4" w:author="Brandon Collins" w:date="2017-05-04T14:03:00Z"/>
          <w:rFonts w:ascii="Times New Roman" w:hAnsi="Times New Roman" w:cs="Times New Roman"/>
        </w:rPr>
      </w:pPr>
      <w:ins w:id="5" w:author="Brandon Collins" w:date="2017-05-04T14:03:00Z">
        <w:r>
          <w:rPr>
            <w:rFonts w:ascii="Times New Roman" w:hAnsi="Times New Roman" w:cs="Times New Roman"/>
          </w:rPr>
          <w:t>[</w:t>
        </w:r>
        <w:proofErr w:type="gramStart"/>
        <w:r>
          <w:rPr>
            <w:rFonts w:ascii="Times New Roman" w:hAnsi="Times New Roman" w:cs="Times New Roman"/>
          </w:rPr>
          <w:t>maybe</w:t>
        </w:r>
        <w:proofErr w:type="gramEnd"/>
        <w:r>
          <w:rPr>
            <w:rFonts w:ascii="Times New Roman" w:hAnsi="Times New Roman" w:cs="Times New Roman"/>
          </w:rPr>
          <w:t xml:space="preserve"> start with a table for the number of fires, size range, median fire year</w:t>
        </w:r>
      </w:ins>
      <w:ins w:id="6" w:author="Brandon Collins" w:date="2017-05-04T14:05:00Z">
        <w:r>
          <w:rPr>
            <w:rFonts w:ascii="Times New Roman" w:hAnsi="Times New Roman" w:cs="Times New Roman"/>
          </w:rPr>
          <w:t>, and mean weather variables</w:t>
        </w:r>
      </w:ins>
      <w:ins w:id="7" w:author="Brandon Collins" w:date="2017-05-04T14:03:00Z">
        <w:r>
          <w:rPr>
            <w:rFonts w:ascii="Times New Roman" w:hAnsi="Times New Roman" w:cs="Times New Roman"/>
          </w:rPr>
          <w:t xml:space="preserve"> for each of the </w:t>
        </w:r>
      </w:ins>
      <w:ins w:id="8" w:author="Brandon Collins" w:date="2017-05-04T14:05:00Z">
        <w:r>
          <w:rPr>
            <w:rFonts w:ascii="Times New Roman" w:hAnsi="Times New Roman" w:cs="Times New Roman"/>
          </w:rPr>
          <w:t xml:space="preserve">agencies </w:t>
        </w:r>
      </w:ins>
      <w:ins w:id="9" w:author="Brandon Collins" w:date="2017-05-04T14:06:00Z">
        <w:r>
          <w:rPr>
            <w:rFonts w:ascii="Times New Roman" w:hAnsi="Times New Roman" w:cs="Times New Roman"/>
          </w:rPr>
          <w:t>–</w:t>
        </w:r>
      </w:ins>
      <w:ins w:id="10" w:author="Brandon Collins" w:date="2017-05-04T14:05:00Z">
        <w:r>
          <w:rPr>
            <w:rFonts w:ascii="Times New Roman" w:hAnsi="Times New Roman" w:cs="Times New Roman"/>
          </w:rPr>
          <w:t xml:space="preserve"> maybe </w:t>
        </w:r>
      </w:ins>
      <w:ins w:id="11" w:author="Brandon Collins" w:date="2017-05-04T14:06:00Z">
        <w:r>
          <w:rPr>
            <w:rFonts w:ascii="Times New Roman" w:hAnsi="Times New Roman" w:cs="Times New Roman"/>
          </w:rPr>
          <w:t>sub-column for fire class as well]</w:t>
        </w:r>
      </w:ins>
    </w:p>
    <w:p w14:paraId="7E7ED310" w14:textId="77777777" w:rsidR="00E10090" w:rsidRDefault="00B16E59" w:rsidP="00D45535">
      <w:pPr>
        <w:spacing w:line="480" w:lineRule="auto"/>
        <w:ind w:firstLine="720"/>
        <w:rPr>
          <w:rFonts w:ascii="Times New Roman" w:hAnsi="Times New Roman" w:cs="Times New Roman"/>
        </w:rPr>
      </w:pPr>
      <w:r>
        <w:rPr>
          <w:rFonts w:ascii="Times New Roman" w:hAnsi="Times New Roman" w:cs="Times New Roman"/>
        </w:rPr>
        <w:t xml:space="preserve">The best model to explain variation in SDC always included fire management class, fire management agency, and maximum high temperature during the burn window, while it never included the minimum high humidity (Table 1). Effects of these predictors were consistent: SDC </w:t>
      </w:r>
      <w:r>
        <w:rPr>
          <w:rFonts w:ascii="Times New Roman" w:hAnsi="Times New Roman" w:cs="Times New Roman"/>
        </w:rPr>
        <w:lastRenderedPageBreak/>
        <w:t>decreased from NPS to USF to CDF-managed fires, decreased from WFU fires to suppression fires</w:t>
      </w:r>
      <w:r w:rsidR="00E10090">
        <w:rPr>
          <w:rFonts w:ascii="Times New Roman" w:hAnsi="Times New Roman" w:cs="Times New Roman"/>
        </w:rPr>
        <w:t xml:space="preserve">, and decreased with increasing maximum temperatures. Fire </w:t>
      </w:r>
      <w:proofErr w:type="gramStart"/>
      <w:r w:rsidR="00E10090">
        <w:rPr>
          <w:rFonts w:ascii="Times New Roman" w:hAnsi="Times New Roman" w:cs="Times New Roman"/>
        </w:rPr>
        <w:t>year,</w:t>
      </w:r>
      <w:proofErr w:type="gramEnd"/>
      <w:r>
        <w:rPr>
          <w:rFonts w:ascii="Times New Roman" w:hAnsi="Times New Roman" w:cs="Times New Roman"/>
        </w:rPr>
        <w:t xml:space="preserve"> maximum burn index, and maximum low temperature were marginal additional predictors, with fire year always having a negative effect on SDC (Table 1).</w:t>
      </w:r>
      <w:r w:rsidR="00E10090">
        <w:rPr>
          <w:rFonts w:ascii="Times New Roman" w:hAnsi="Times New Roman" w:cs="Times New Roman"/>
        </w:rPr>
        <w:t xml:space="preserve"> </w:t>
      </w:r>
    </w:p>
    <w:p w14:paraId="378EE2EA" w14:textId="65A2C12B" w:rsidR="00D45535" w:rsidRDefault="00E10090" w:rsidP="00D45535">
      <w:pPr>
        <w:spacing w:line="480" w:lineRule="auto"/>
        <w:ind w:firstLine="720"/>
        <w:rPr>
          <w:rFonts w:ascii="Times New Roman" w:hAnsi="Times New Roman" w:cs="Times New Roman"/>
        </w:rPr>
      </w:pPr>
      <w:r>
        <w:rPr>
          <w:rFonts w:ascii="Times New Roman" w:hAnsi="Times New Roman" w:cs="Times New Roman"/>
        </w:rPr>
        <w:t xml:space="preserve">The regression tree analysis indicated that the fire management class was a first-order control on SDC values, with </w:t>
      </w:r>
      <w:r w:rsidR="00745CD4">
        <w:rPr>
          <w:rFonts w:ascii="Times New Roman" w:hAnsi="Times New Roman" w:cs="Times New Roman"/>
        </w:rPr>
        <w:t>higher</w:t>
      </w:r>
      <w:r>
        <w:rPr>
          <w:rFonts w:ascii="Times New Roman" w:hAnsi="Times New Roman" w:cs="Times New Roman"/>
        </w:rPr>
        <w:t xml:space="preserve"> </w:t>
      </w:r>
      <w:r w:rsidR="00745CD4">
        <w:rPr>
          <w:rFonts w:ascii="Times New Roman" w:hAnsi="Times New Roman" w:cs="Times New Roman"/>
        </w:rPr>
        <w:t xml:space="preserve">SDC values – associated with smaller and/or more complex patches – for WFU fires (Fig. 2). </w:t>
      </w:r>
      <w:r w:rsidR="005D1A93">
        <w:rPr>
          <w:rFonts w:ascii="Times New Roman" w:hAnsi="Times New Roman" w:cs="Times New Roman"/>
        </w:rPr>
        <w:t>N</w:t>
      </w:r>
      <w:r w:rsidR="00745CD4">
        <w:rPr>
          <w:rFonts w:ascii="Times New Roman" w:hAnsi="Times New Roman" w:cs="Times New Roman"/>
        </w:rPr>
        <w:t xml:space="preserve">on-WFU fires </w:t>
      </w:r>
      <w:r w:rsidR="005D1A93">
        <w:rPr>
          <w:rFonts w:ascii="Times New Roman" w:hAnsi="Times New Roman" w:cs="Times New Roman"/>
        </w:rPr>
        <w:t xml:space="preserve">that were </w:t>
      </w:r>
      <w:r w:rsidR="00745CD4">
        <w:rPr>
          <w:rFonts w:ascii="Times New Roman" w:hAnsi="Times New Roman" w:cs="Times New Roman"/>
        </w:rPr>
        <w:t>managed for suppression</w:t>
      </w:r>
      <w:r w:rsidR="005D1A93">
        <w:rPr>
          <w:rFonts w:ascii="Times New Roman" w:hAnsi="Times New Roman" w:cs="Times New Roman"/>
        </w:rPr>
        <w:t xml:space="preserve"> generally had lower</w:t>
      </w:r>
      <w:r w:rsidR="00745CD4">
        <w:rPr>
          <w:rFonts w:ascii="Times New Roman" w:hAnsi="Times New Roman" w:cs="Times New Roman"/>
        </w:rPr>
        <w:t xml:space="preserve"> SDC values </w:t>
      </w:r>
      <w:r w:rsidR="005D1A93">
        <w:rPr>
          <w:rFonts w:ascii="Times New Roman" w:hAnsi="Times New Roman" w:cs="Times New Roman"/>
        </w:rPr>
        <w:t>that are associated with larger and/or simpler patches</w:t>
      </w:r>
      <w:r w:rsidR="00745CD4">
        <w:rPr>
          <w:rFonts w:ascii="Times New Roman" w:hAnsi="Times New Roman" w:cs="Times New Roman"/>
        </w:rPr>
        <w:t xml:space="preserve">. </w:t>
      </w:r>
      <w:r w:rsidR="003B1907">
        <w:rPr>
          <w:rFonts w:ascii="Times New Roman" w:hAnsi="Times New Roman" w:cs="Times New Roman"/>
        </w:rPr>
        <w:t>Among</w:t>
      </w:r>
      <w:r w:rsidR="00745CD4">
        <w:rPr>
          <w:rFonts w:ascii="Times New Roman" w:hAnsi="Times New Roman" w:cs="Times New Roman"/>
        </w:rPr>
        <w:t xml:space="preserve"> non-WFU fires where the maximum </w:t>
      </w:r>
      <w:r w:rsidR="003B1907">
        <w:rPr>
          <w:rFonts w:ascii="Times New Roman" w:hAnsi="Times New Roman" w:cs="Times New Roman"/>
        </w:rPr>
        <w:t xml:space="preserve">high </w:t>
      </w:r>
      <w:r w:rsidR="00745CD4">
        <w:rPr>
          <w:rFonts w:ascii="Times New Roman" w:hAnsi="Times New Roman" w:cs="Times New Roman"/>
        </w:rPr>
        <w:t xml:space="preserve">temperature </w:t>
      </w:r>
      <w:r w:rsidR="003B1907">
        <w:rPr>
          <w:rFonts w:ascii="Times New Roman" w:hAnsi="Times New Roman" w:cs="Times New Roman"/>
        </w:rPr>
        <w:t xml:space="preserve">during the burn window </w:t>
      </w:r>
      <w:r w:rsidR="00745CD4">
        <w:rPr>
          <w:rFonts w:ascii="Times New Roman" w:hAnsi="Times New Roman" w:cs="Times New Roman"/>
        </w:rPr>
        <w:t>was less than 24 C, fires managed by the US Forest Service</w:t>
      </w:r>
      <w:r w:rsidR="003B1907">
        <w:rPr>
          <w:rFonts w:ascii="Times New Roman" w:hAnsi="Times New Roman" w:cs="Times New Roman"/>
        </w:rPr>
        <w:t xml:space="preserve"> (N=26)</w:t>
      </w:r>
      <w:r w:rsidR="00745CD4">
        <w:rPr>
          <w:rFonts w:ascii="Times New Roman" w:hAnsi="Times New Roman" w:cs="Times New Roman"/>
        </w:rPr>
        <w:t xml:space="preserve"> had </w:t>
      </w:r>
      <w:r w:rsidR="003B1907">
        <w:rPr>
          <w:rFonts w:ascii="Times New Roman" w:hAnsi="Times New Roman" w:cs="Times New Roman"/>
        </w:rPr>
        <w:t>lower</w:t>
      </w:r>
      <w:r w:rsidR="00745CD4">
        <w:rPr>
          <w:rFonts w:ascii="Times New Roman" w:hAnsi="Times New Roman" w:cs="Times New Roman"/>
        </w:rPr>
        <w:t xml:space="preserve"> SDC values than </w:t>
      </w:r>
      <w:r w:rsidR="003B1907">
        <w:rPr>
          <w:rFonts w:ascii="Times New Roman" w:hAnsi="Times New Roman" w:cs="Times New Roman"/>
        </w:rPr>
        <w:t>fires managed by NPS (N=6) or CDF (N=3)</w:t>
      </w:r>
      <w:r w:rsidR="0004544A">
        <w:rPr>
          <w:rFonts w:ascii="Times New Roman" w:hAnsi="Times New Roman" w:cs="Times New Roman"/>
        </w:rPr>
        <w:t>, which had the highest SDC values of any group of fires (-3.8, roughly equivalent to 1.1 ha circular patches; Figs. 1, 2)</w:t>
      </w:r>
      <w:r w:rsidR="003B1907">
        <w:rPr>
          <w:rFonts w:ascii="Times New Roman" w:hAnsi="Times New Roman" w:cs="Times New Roman"/>
        </w:rPr>
        <w:t xml:space="preserve">. Among non-WFU fires where the maximum high temperature during the burn window exceeded 24 C, the year of the fire was important, with fires occurring </w:t>
      </w:r>
      <w:r w:rsidR="00733765">
        <w:rPr>
          <w:rFonts w:ascii="Times New Roman" w:hAnsi="Times New Roman" w:cs="Times New Roman"/>
        </w:rPr>
        <w:t>since 2010 having the lowest SDC values</w:t>
      </w:r>
      <w:r w:rsidR="0004544A">
        <w:rPr>
          <w:rFonts w:ascii="Times New Roman" w:hAnsi="Times New Roman" w:cs="Times New Roman"/>
        </w:rPr>
        <w:t xml:space="preserve"> of any group of fires</w:t>
      </w:r>
      <w:r w:rsidR="00733765">
        <w:rPr>
          <w:rFonts w:ascii="Times New Roman" w:hAnsi="Times New Roman" w:cs="Times New Roman"/>
        </w:rPr>
        <w:t xml:space="preserve"> (-5.1, equivalent to </w:t>
      </w:r>
      <w:r w:rsidR="0004544A">
        <w:rPr>
          <w:rFonts w:ascii="Times New Roman" w:hAnsi="Times New Roman" w:cs="Times New Roman"/>
        </w:rPr>
        <w:t>roughly 12.5 ha circular patches; Figs. 1, 2</w:t>
      </w:r>
      <w:r w:rsidR="00733765">
        <w:rPr>
          <w:rFonts w:ascii="Times New Roman" w:hAnsi="Times New Roman" w:cs="Times New Roman"/>
        </w:rPr>
        <w:t xml:space="preserve">). Among non-WFU fires </w:t>
      </w:r>
      <w:r w:rsidR="0004544A">
        <w:rPr>
          <w:rFonts w:ascii="Times New Roman" w:hAnsi="Times New Roman" w:cs="Times New Roman"/>
        </w:rPr>
        <w:t xml:space="preserve">since 2010 </w:t>
      </w:r>
      <w:r w:rsidR="00733765">
        <w:rPr>
          <w:rFonts w:ascii="Times New Roman" w:hAnsi="Times New Roman" w:cs="Times New Roman"/>
        </w:rPr>
        <w:t>where the maximum high temperature</w:t>
      </w:r>
      <w:r w:rsidR="0004544A">
        <w:rPr>
          <w:rFonts w:ascii="Times New Roman" w:hAnsi="Times New Roman" w:cs="Times New Roman"/>
        </w:rPr>
        <w:t xml:space="preserve"> was greater than 24 C, fires with very high maximum high temperatures (&gt;39 C) surprisingly had higher SDC values (Fig. 2), while fires with maximum high temperatures between 24 and 39 C had lower SDC values if they were managed by CDF or USF, while if they were managed by the NPS their SDC values depended on temperature, with higher temperatures again leading to lower SDC values (Fig. 2).</w:t>
      </w:r>
    </w:p>
    <w:p w14:paraId="7F287D0C" w14:textId="1E65D66E" w:rsidR="00E935D1" w:rsidRDefault="00E935D1" w:rsidP="00D45535">
      <w:pPr>
        <w:spacing w:line="480" w:lineRule="auto"/>
        <w:ind w:firstLine="720"/>
        <w:rPr>
          <w:rFonts w:ascii="Times New Roman" w:hAnsi="Times New Roman" w:cs="Times New Roman"/>
        </w:rPr>
      </w:pPr>
      <w:r>
        <w:rPr>
          <w:rFonts w:ascii="Times New Roman" w:hAnsi="Times New Roman" w:cs="Times New Roman"/>
        </w:rPr>
        <w:t xml:space="preserve">SDC is related to fire size and percent high-severity, because larger fires with more area burning at high-severity will inherently have more area located farther from high-severity patch edges (Collins et al. 2017). However, SDC provides additional information to distinguish fires </w:t>
      </w:r>
      <w:r>
        <w:rPr>
          <w:rFonts w:ascii="Times New Roman" w:hAnsi="Times New Roman" w:cs="Times New Roman"/>
        </w:rPr>
        <w:lastRenderedPageBreak/>
        <w:t xml:space="preserve">from each other within a given range of fire size or percent severity. For instance, the reduction in SDC in fires managed by NPS or in fires managed as WFU fires </w:t>
      </w:r>
      <w:r w:rsidR="005F3717">
        <w:rPr>
          <w:rFonts w:ascii="Times New Roman" w:hAnsi="Times New Roman" w:cs="Times New Roman"/>
        </w:rPr>
        <w:t xml:space="preserve">are not just due to these fires being smaller in size or having lower percent high-severity (although these effects do exist). Rather, within a given fire size or percent high-severity range, </w:t>
      </w:r>
      <w:r w:rsidR="009F56EA">
        <w:rPr>
          <w:rFonts w:ascii="Times New Roman" w:hAnsi="Times New Roman" w:cs="Times New Roman"/>
        </w:rPr>
        <w:t>agency and class</w:t>
      </w:r>
      <w:r w:rsidR="005F3717">
        <w:rPr>
          <w:rFonts w:ascii="Times New Roman" w:hAnsi="Times New Roman" w:cs="Times New Roman"/>
        </w:rPr>
        <w:t xml:space="preserve"> still influence SDC (Fig. 4). </w:t>
      </w:r>
      <w:r w:rsidR="009F56EA">
        <w:rPr>
          <w:rFonts w:ascii="Times New Roman" w:hAnsi="Times New Roman" w:cs="Times New Roman"/>
        </w:rPr>
        <w:t>In a model of SDC conditional on class and</w:t>
      </w:r>
      <w:r w:rsidR="0092786B">
        <w:rPr>
          <w:rFonts w:ascii="Times New Roman" w:hAnsi="Times New Roman" w:cs="Times New Roman"/>
        </w:rPr>
        <w:t xml:space="preserve"> either</w:t>
      </w:r>
      <w:r w:rsidR="009F56EA">
        <w:rPr>
          <w:rFonts w:ascii="Times New Roman" w:hAnsi="Times New Roman" w:cs="Times New Roman"/>
        </w:rPr>
        <w:t xml:space="preserve"> percent high-severity or fire size, class has a significant </w:t>
      </w:r>
      <w:r w:rsidR="0092786B">
        <w:rPr>
          <w:rFonts w:ascii="Times New Roman" w:hAnsi="Times New Roman" w:cs="Times New Roman"/>
        </w:rPr>
        <w:t xml:space="preserve">marginal </w:t>
      </w:r>
      <w:r w:rsidR="009F56EA">
        <w:rPr>
          <w:rFonts w:ascii="Times New Roman" w:hAnsi="Times New Roman" w:cs="Times New Roman"/>
        </w:rPr>
        <w:t>effect on SDC after accounting for percent severity (t = 5.3</w:t>
      </w:r>
      <w:r w:rsidR="0092786B">
        <w:rPr>
          <w:rFonts w:ascii="Times New Roman" w:hAnsi="Times New Roman" w:cs="Times New Roman"/>
        </w:rPr>
        <w:t>5</w:t>
      </w:r>
      <w:r w:rsidR="009F56EA">
        <w:rPr>
          <w:rFonts w:ascii="Times New Roman" w:hAnsi="Times New Roman" w:cs="Times New Roman"/>
        </w:rPr>
        <w:t>, P &lt; 0.001) and size</w:t>
      </w:r>
      <w:r>
        <w:rPr>
          <w:rFonts w:ascii="Times New Roman" w:hAnsi="Times New Roman" w:cs="Times New Roman"/>
        </w:rPr>
        <w:t xml:space="preserve"> </w:t>
      </w:r>
      <w:r w:rsidR="0092786B">
        <w:rPr>
          <w:rFonts w:ascii="Times New Roman" w:hAnsi="Times New Roman" w:cs="Times New Roman"/>
        </w:rPr>
        <w:t>(t = 7.92, P &lt; 0.001). In a model of SDC conditional on agency and either percent high-severity or fire size, agency also has a significant marginal effect on SDC after accounting for percent severity, with NPS distinguishable from both USF and CDF but the latter two indistinguishable from each other.</w:t>
      </w:r>
    </w:p>
    <w:p w14:paraId="2A51CC33" w14:textId="55132D89" w:rsidR="0004544A" w:rsidRDefault="0004544A" w:rsidP="00D45535">
      <w:pPr>
        <w:spacing w:line="480" w:lineRule="auto"/>
        <w:ind w:firstLine="720"/>
        <w:rPr>
          <w:ins w:id="12" w:author="Brandon Collins" w:date="2017-05-04T14:17:00Z"/>
          <w:rFonts w:ascii="Times New Roman" w:hAnsi="Times New Roman" w:cs="Times New Roman"/>
        </w:rPr>
      </w:pPr>
      <w:r>
        <w:rPr>
          <w:rFonts w:ascii="Times New Roman" w:hAnsi="Times New Roman" w:cs="Times New Roman"/>
        </w:rPr>
        <w:t xml:space="preserve">While fire management class and agency are clearly related to SDC values, </w:t>
      </w:r>
      <w:r w:rsidR="005D1A93">
        <w:rPr>
          <w:rFonts w:ascii="Times New Roman" w:hAnsi="Times New Roman" w:cs="Times New Roman"/>
        </w:rPr>
        <w:t xml:space="preserve">the relationship between </w:t>
      </w:r>
      <w:r w:rsidR="0022348B">
        <w:rPr>
          <w:rFonts w:ascii="Times New Roman" w:hAnsi="Times New Roman" w:cs="Times New Roman"/>
        </w:rPr>
        <w:t xml:space="preserve">fire year, </w:t>
      </w:r>
      <w:r w:rsidR="005D1A93">
        <w:rPr>
          <w:rFonts w:ascii="Times New Roman" w:hAnsi="Times New Roman" w:cs="Times New Roman"/>
        </w:rPr>
        <w:t>weather</w:t>
      </w:r>
      <w:r w:rsidR="00145280">
        <w:rPr>
          <w:rFonts w:ascii="Times New Roman" w:hAnsi="Times New Roman" w:cs="Times New Roman"/>
        </w:rPr>
        <w:t xml:space="preserve"> during the fire</w:t>
      </w:r>
      <w:r w:rsidR="0022348B">
        <w:rPr>
          <w:rFonts w:ascii="Times New Roman" w:hAnsi="Times New Roman" w:cs="Times New Roman"/>
        </w:rPr>
        <w:t>,</w:t>
      </w:r>
      <w:r w:rsidR="005D1A93">
        <w:rPr>
          <w:rFonts w:ascii="Times New Roman" w:hAnsi="Times New Roman" w:cs="Times New Roman"/>
        </w:rPr>
        <w:t xml:space="preserve"> and SDC is more complex.</w:t>
      </w:r>
      <w:r w:rsidR="00C1197A">
        <w:rPr>
          <w:rFonts w:ascii="Times New Roman" w:hAnsi="Times New Roman" w:cs="Times New Roman"/>
        </w:rPr>
        <w:t xml:space="preserve"> SDC decreased over time</w:t>
      </w:r>
      <w:r w:rsidR="00145280">
        <w:rPr>
          <w:rFonts w:ascii="Times New Roman" w:hAnsi="Times New Roman" w:cs="Times New Roman"/>
        </w:rPr>
        <w:t xml:space="preserve"> (Fig. 5)</w:t>
      </w:r>
      <w:r w:rsidR="00C1197A">
        <w:rPr>
          <w:rFonts w:ascii="Times New Roman" w:hAnsi="Times New Roman" w:cs="Times New Roman"/>
        </w:rPr>
        <w:t>, at a rate that was marginally significant for both the individual year averages (R</w:t>
      </w:r>
      <w:r w:rsidR="00C1197A">
        <w:rPr>
          <w:rFonts w:ascii="Times New Roman" w:hAnsi="Times New Roman" w:cs="Times New Roman"/>
          <w:vertAlign w:val="superscript"/>
        </w:rPr>
        <w:t>2</w:t>
      </w:r>
      <w:r w:rsidR="00C1197A">
        <w:rPr>
          <w:rFonts w:ascii="Times New Roman" w:hAnsi="Times New Roman" w:cs="Times New Roman"/>
        </w:rPr>
        <w:t xml:space="preserve"> = 0.11, t = 1.97, P</w:t>
      </w:r>
      <w:r w:rsidR="00E935D1">
        <w:rPr>
          <w:rFonts w:ascii="Times New Roman" w:hAnsi="Times New Roman" w:cs="Times New Roman"/>
        </w:rPr>
        <w:t xml:space="preserve"> </w:t>
      </w:r>
      <w:r w:rsidR="00C1197A">
        <w:rPr>
          <w:rFonts w:ascii="Times New Roman" w:hAnsi="Times New Roman" w:cs="Times New Roman"/>
        </w:rPr>
        <w:t>=</w:t>
      </w:r>
      <w:r w:rsidR="00E935D1">
        <w:rPr>
          <w:rFonts w:ascii="Times New Roman" w:hAnsi="Times New Roman" w:cs="Times New Roman"/>
        </w:rPr>
        <w:t xml:space="preserve"> </w:t>
      </w:r>
      <w:r w:rsidR="00C1197A">
        <w:rPr>
          <w:rFonts w:ascii="Times New Roman" w:hAnsi="Times New Roman" w:cs="Times New Roman"/>
        </w:rPr>
        <w:t>0.058) and the five-year moving averages</w:t>
      </w:r>
      <w:r w:rsidR="005D1A93">
        <w:rPr>
          <w:rFonts w:ascii="Times New Roman" w:hAnsi="Times New Roman" w:cs="Times New Roman"/>
        </w:rPr>
        <w:t xml:space="preserve"> </w:t>
      </w:r>
      <w:r w:rsidR="00C1197A">
        <w:rPr>
          <w:rFonts w:ascii="Times New Roman" w:hAnsi="Times New Roman" w:cs="Times New Roman"/>
        </w:rPr>
        <w:t>(R</w:t>
      </w:r>
      <w:r w:rsidR="00C1197A">
        <w:rPr>
          <w:rFonts w:ascii="Times New Roman" w:hAnsi="Times New Roman" w:cs="Times New Roman"/>
          <w:vertAlign w:val="superscript"/>
        </w:rPr>
        <w:t>2</w:t>
      </w:r>
      <w:r w:rsidR="00C1197A">
        <w:rPr>
          <w:rFonts w:ascii="Times New Roman" w:hAnsi="Times New Roman" w:cs="Times New Roman"/>
        </w:rPr>
        <w:t xml:space="preserve"> = 0.14, t = 2.08, P</w:t>
      </w:r>
      <w:r w:rsidR="00E935D1">
        <w:rPr>
          <w:rFonts w:ascii="Times New Roman" w:hAnsi="Times New Roman" w:cs="Times New Roman"/>
        </w:rPr>
        <w:t xml:space="preserve"> </w:t>
      </w:r>
      <w:r w:rsidR="00C1197A">
        <w:rPr>
          <w:rFonts w:ascii="Times New Roman" w:hAnsi="Times New Roman" w:cs="Times New Roman"/>
        </w:rPr>
        <w:t>=</w:t>
      </w:r>
      <w:r w:rsidR="00E935D1">
        <w:rPr>
          <w:rFonts w:ascii="Times New Roman" w:hAnsi="Times New Roman" w:cs="Times New Roman"/>
        </w:rPr>
        <w:t xml:space="preserve"> </w:t>
      </w:r>
      <w:r w:rsidR="00C1197A">
        <w:rPr>
          <w:rFonts w:ascii="Times New Roman" w:hAnsi="Times New Roman" w:cs="Times New Roman"/>
        </w:rPr>
        <w:t>0.047).</w:t>
      </w:r>
      <w:r w:rsidR="00145280">
        <w:rPr>
          <w:rFonts w:ascii="Times New Roman" w:hAnsi="Times New Roman" w:cs="Times New Roman"/>
        </w:rPr>
        <w:t xml:space="preserve"> Interestingly, the trend in percent high severity over time was positive (consistent with the inverse relationship between SDC and percent high-severity), but not significant for individual year averages (R</w:t>
      </w:r>
      <w:r w:rsidR="00145280">
        <w:rPr>
          <w:rFonts w:ascii="Times New Roman" w:hAnsi="Times New Roman" w:cs="Times New Roman"/>
          <w:vertAlign w:val="superscript"/>
        </w:rPr>
        <w:t>2</w:t>
      </w:r>
      <w:r w:rsidR="00145280">
        <w:rPr>
          <w:rFonts w:ascii="Times New Roman" w:hAnsi="Times New Roman" w:cs="Times New Roman"/>
        </w:rPr>
        <w:t xml:space="preserve"> = 0.06, t = 1.43, P</w:t>
      </w:r>
      <w:r w:rsidR="00E935D1">
        <w:rPr>
          <w:rFonts w:ascii="Times New Roman" w:hAnsi="Times New Roman" w:cs="Times New Roman"/>
        </w:rPr>
        <w:t xml:space="preserve"> </w:t>
      </w:r>
      <w:r w:rsidR="00145280">
        <w:rPr>
          <w:rFonts w:ascii="Times New Roman" w:hAnsi="Times New Roman" w:cs="Times New Roman"/>
        </w:rPr>
        <w:t>=</w:t>
      </w:r>
      <w:r w:rsidR="00E935D1">
        <w:rPr>
          <w:rFonts w:ascii="Times New Roman" w:hAnsi="Times New Roman" w:cs="Times New Roman"/>
        </w:rPr>
        <w:t xml:space="preserve"> </w:t>
      </w:r>
      <w:r w:rsidR="00145280">
        <w:rPr>
          <w:rFonts w:ascii="Times New Roman" w:hAnsi="Times New Roman" w:cs="Times New Roman"/>
        </w:rPr>
        <w:t>0.16) or five-year moving averages (R</w:t>
      </w:r>
      <w:r w:rsidR="00145280">
        <w:rPr>
          <w:rFonts w:ascii="Times New Roman" w:hAnsi="Times New Roman" w:cs="Times New Roman"/>
          <w:vertAlign w:val="superscript"/>
        </w:rPr>
        <w:t>2</w:t>
      </w:r>
      <w:r w:rsidR="00145280">
        <w:rPr>
          <w:rFonts w:ascii="Times New Roman" w:hAnsi="Times New Roman" w:cs="Times New Roman"/>
        </w:rPr>
        <w:t xml:space="preserve"> = 0.09, t = 1.62, P=0.12). </w:t>
      </w:r>
      <w:r w:rsidR="005D1A93">
        <w:rPr>
          <w:rFonts w:ascii="Times New Roman" w:hAnsi="Times New Roman" w:cs="Times New Roman"/>
        </w:rPr>
        <w:t xml:space="preserve">The </w:t>
      </w:r>
      <w:r w:rsidR="0022348B">
        <w:rPr>
          <w:rFonts w:ascii="Times New Roman" w:hAnsi="Times New Roman" w:cs="Times New Roman"/>
        </w:rPr>
        <w:t>maximum high temperature, averaged across all fires within a given year, increased over time from 1984-2015</w:t>
      </w:r>
      <w:r w:rsidR="00145280">
        <w:rPr>
          <w:rFonts w:ascii="Times New Roman" w:hAnsi="Times New Roman" w:cs="Times New Roman"/>
        </w:rPr>
        <w:t xml:space="preserve"> (Fig. 5)</w:t>
      </w:r>
      <w:r w:rsidR="0022348B">
        <w:rPr>
          <w:rFonts w:ascii="Times New Roman" w:hAnsi="Times New Roman" w:cs="Times New Roman"/>
        </w:rPr>
        <w:t>, a trend that was significant for the five-year moving average (R</w:t>
      </w:r>
      <w:r w:rsidR="0022348B">
        <w:rPr>
          <w:rFonts w:ascii="Times New Roman" w:hAnsi="Times New Roman" w:cs="Times New Roman"/>
          <w:vertAlign w:val="superscript"/>
        </w:rPr>
        <w:t>2</w:t>
      </w:r>
      <w:r w:rsidR="0022348B">
        <w:rPr>
          <w:rFonts w:ascii="Times New Roman" w:hAnsi="Times New Roman" w:cs="Times New Roman"/>
        </w:rPr>
        <w:t xml:space="preserve"> = 0.29, t = 3.29, P</w:t>
      </w:r>
      <w:r w:rsidR="00E935D1">
        <w:rPr>
          <w:rFonts w:ascii="Times New Roman" w:hAnsi="Times New Roman" w:cs="Times New Roman"/>
        </w:rPr>
        <w:t xml:space="preserve"> </w:t>
      </w:r>
      <w:r w:rsidR="0022348B">
        <w:rPr>
          <w:rFonts w:ascii="Times New Roman" w:hAnsi="Times New Roman" w:cs="Times New Roman"/>
        </w:rPr>
        <w:t>=</w:t>
      </w:r>
      <w:r w:rsidR="00E935D1">
        <w:rPr>
          <w:rFonts w:ascii="Times New Roman" w:hAnsi="Times New Roman" w:cs="Times New Roman"/>
        </w:rPr>
        <w:t xml:space="preserve"> </w:t>
      </w:r>
      <w:r w:rsidR="0022348B">
        <w:rPr>
          <w:rFonts w:ascii="Times New Roman" w:hAnsi="Times New Roman" w:cs="Times New Roman"/>
        </w:rPr>
        <w:t>.003) but not for individual year</w:t>
      </w:r>
      <w:r w:rsidR="00C1197A">
        <w:rPr>
          <w:rFonts w:ascii="Times New Roman" w:hAnsi="Times New Roman" w:cs="Times New Roman"/>
        </w:rPr>
        <w:t xml:space="preserve"> averages</w:t>
      </w:r>
      <w:r w:rsidR="0022348B">
        <w:rPr>
          <w:rFonts w:ascii="Times New Roman" w:hAnsi="Times New Roman" w:cs="Times New Roman"/>
        </w:rPr>
        <w:t xml:space="preserve"> (R</w:t>
      </w:r>
      <w:r w:rsidR="0022348B">
        <w:rPr>
          <w:rFonts w:ascii="Times New Roman" w:hAnsi="Times New Roman" w:cs="Times New Roman"/>
          <w:vertAlign w:val="superscript"/>
        </w:rPr>
        <w:t>2</w:t>
      </w:r>
      <w:r w:rsidR="0022348B">
        <w:rPr>
          <w:rFonts w:ascii="Times New Roman" w:hAnsi="Times New Roman" w:cs="Times New Roman"/>
        </w:rPr>
        <w:t xml:space="preserve"> = 0.010, t = 1.83, P = 0.077). </w:t>
      </w:r>
      <w:r w:rsidR="00145280">
        <w:rPr>
          <w:rFonts w:ascii="Times New Roman" w:hAnsi="Times New Roman" w:cs="Times New Roman"/>
        </w:rPr>
        <w:t>Similarly, the maximum average daily burn index increased over time (Fig. 6), significantly both for individual year averages (R</w:t>
      </w:r>
      <w:r w:rsidR="00145280">
        <w:rPr>
          <w:rFonts w:ascii="Times New Roman" w:hAnsi="Times New Roman" w:cs="Times New Roman"/>
          <w:vertAlign w:val="superscript"/>
        </w:rPr>
        <w:t>2</w:t>
      </w:r>
      <w:r w:rsidR="00145280">
        <w:rPr>
          <w:rFonts w:ascii="Times New Roman" w:hAnsi="Times New Roman" w:cs="Times New Roman"/>
        </w:rPr>
        <w:t xml:space="preserve"> = 0.32, t = 3.80, P</w:t>
      </w:r>
      <w:r w:rsidR="00E935D1">
        <w:rPr>
          <w:rFonts w:ascii="Times New Roman" w:hAnsi="Times New Roman" w:cs="Times New Roman"/>
        </w:rPr>
        <w:t xml:space="preserve"> </w:t>
      </w:r>
      <w:r w:rsidR="00145280">
        <w:rPr>
          <w:rFonts w:ascii="Times New Roman" w:hAnsi="Times New Roman" w:cs="Times New Roman"/>
        </w:rPr>
        <w:t>=</w:t>
      </w:r>
      <w:r w:rsidR="00E935D1">
        <w:rPr>
          <w:rFonts w:ascii="Times New Roman" w:hAnsi="Times New Roman" w:cs="Times New Roman"/>
        </w:rPr>
        <w:t xml:space="preserve"> </w:t>
      </w:r>
      <w:r w:rsidR="00145280">
        <w:rPr>
          <w:rFonts w:ascii="Times New Roman" w:hAnsi="Times New Roman" w:cs="Times New Roman"/>
        </w:rPr>
        <w:t>0.001) and for the five-year moving average (R</w:t>
      </w:r>
      <w:r w:rsidR="00145280">
        <w:rPr>
          <w:rFonts w:ascii="Times New Roman" w:hAnsi="Times New Roman" w:cs="Times New Roman"/>
          <w:vertAlign w:val="superscript"/>
        </w:rPr>
        <w:t>2</w:t>
      </w:r>
      <w:r w:rsidR="00145280">
        <w:rPr>
          <w:rFonts w:ascii="Times New Roman" w:hAnsi="Times New Roman" w:cs="Times New Roman"/>
        </w:rPr>
        <w:t xml:space="preserve"> = 0.69, t = 7.60, P &lt; 0.00</w:t>
      </w:r>
      <w:r w:rsidR="00E935D1">
        <w:rPr>
          <w:rFonts w:ascii="Times New Roman" w:hAnsi="Times New Roman" w:cs="Times New Roman"/>
        </w:rPr>
        <w:t>1</w:t>
      </w:r>
      <w:r w:rsidR="00145280">
        <w:rPr>
          <w:rFonts w:ascii="Times New Roman" w:hAnsi="Times New Roman" w:cs="Times New Roman"/>
        </w:rPr>
        <w:t>)</w:t>
      </w:r>
      <w:r w:rsidR="00E935D1">
        <w:rPr>
          <w:rFonts w:ascii="Times New Roman" w:hAnsi="Times New Roman" w:cs="Times New Roman"/>
        </w:rPr>
        <w:t xml:space="preserve">. However, while four of the six lowest </w:t>
      </w:r>
      <w:r w:rsidR="00E935D1">
        <w:rPr>
          <w:rFonts w:ascii="Times New Roman" w:hAnsi="Times New Roman" w:cs="Times New Roman"/>
        </w:rPr>
        <w:lastRenderedPageBreak/>
        <w:t>average SDC values in the 31-year time period occurred between 2011 and 2015, only one of the six highest average burn index values occurred in this same period (Fig. 5).</w:t>
      </w:r>
    </w:p>
    <w:p w14:paraId="790660EA" w14:textId="0D3A3453" w:rsidR="00E6648A" w:rsidRPr="0022348B" w:rsidRDefault="00E6648A" w:rsidP="00D45535">
      <w:pPr>
        <w:spacing w:line="480" w:lineRule="auto"/>
        <w:ind w:firstLine="720"/>
        <w:rPr>
          <w:rFonts w:ascii="Times New Roman" w:hAnsi="Times New Roman" w:cs="Times New Roman"/>
        </w:rPr>
      </w:pPr>
      <w:ins w:id="13" w:author="Brandon Collins" w:date="2017-05-04T14:17:00Z">
        <w:r>
          <w:rPr>
            <w:rFonts w:ascii="Times New Roman" w:hAnsi="Times New Roman" w:cs="Times New Roman"/>
          </w:rPr>
          <w:t>[I wonder if it is worth showing cumulative distribution</w:t>
        </w:r>
      </w:ins>
      <w:ins w:id="14" w:author="Brandon Collins" w:date="2017-05-04T14:21:00Z">
        <w:r>
          <w:rPr>
            <w:rFonts w:ascii="Times New Roman" w:hAnsi="Times New Roman" w:cs="Times New Roman"/>
          </w:rPr>
          <w:t>s</w:t>
        </w:r>
      </w:ins>
      <w:ins w:id="15" w:author="Brandon Collins" w:date="2017-05-04T14:17:00Z">
        <w:r>
          <w:rPr>
            <w:rFonts w:ascii="Times New Roman" w:hAnsi="Times New Roman" w:cs="Times New Roman"/>
          </w:rPr>
          <w:t xml:space="preserve"> of SDCs by agency </w:t>
        </w:r>
      </w:ins>
      <w:ins w:id="16" w:author="Brandon Collins" w:date="2017-05-04T14:21:00Z">
        <w:r>
          <w:rPr>
            <w:rFonts w:ascii="Times New Roman" w:hAnsi="Times New Roman" w:cs="Times New Roman"/>
          </w:rPr>
          <w:t>(</w:t>
        </w:r>
      </w:ins>
      <w:ins w:id="17" w:author="Brandon Collins" w:date="2017-05-04T14:17:00Z">
        <w:r>
          <w:rPr>
            <w:rFonts w:ascii="Times New Roman" w:hAnsi="Times New Roman" w:cs="Times New Roman"/>
          </w:rPr>
          <w:t>1984 to present</w:t>
        </w:r>
      </w:ins>
      <w:ins w:id="18" w:author="Brandon Collins" w:date="2017-05-04T14:21:00Z">
        <w:r>
          <w:rPr>
            <w:rFonts w:ascii="Times New Roman" w:hAnsi="Times New Roman" w:cs="Times New Roman"/>
          </w:rPr>
          <w:t>)</w:t>
        </w:r>
      </w:ins>
      <w:ins w:id="19" w:author="Brandon Collins" w:date="2017-05-04T14:17:00Z">
        <w:r>
          <w:rPr>
            <w:rFonts w:ascii="Times New Roman" w:hAnsi="Times New Roman" w:cs="Times New Roman"/>
          </w:rPr>
          <w:t xml:space="preserve"> and then in the </w:t>
        </w:r>
      </w:ins>
      <w:ins w:id="20" w:author="Brandon Collins" w:date="2017-05-04T14:18:00Z">
        <w:r>
          <w:rPr>
            <w:rFonts w:ascii="Times New Roman" w:hAnsi="Times New Roman" w:cs="Times New Roman"/>
          </w:rPr>
          <w:t>discussion</w:t>
        </w:r>
      </w:ins>
      <w:ins w:id="21" w:author="Brandon Collins" w:date="2017-05-04T14:17:00Z">
        <w:r>
          <w:rPr>
            <w:rFonts w:ascii="Times New Roman" w:hAnsi="Times New Roman" w:cs="Times New Roman"/>
          </w:rPr>
          <w:t xml:space="preserve"> </w:t>
        </w:r>
      </w:ins>
      <w:ins w:id="22" w:author="Brandon Collins" w:date="2017-05-04T14:18:00Z">
        <w:r>
          <w:rPr>
            <w:rFonts w:ascii="Times New Roman" w:hAnsi="Times New Roman" w:cs="Times New Roman"/>
          </w:rPr>
          <w:t>try to tie that to “forest loss</w:t>
        </w:r>
      </w:ins>
      <w:ins w:id="23" w:author="Brandon Collins" w:date="2017-05-04T14:19:00Z">
        <w:r>
          <w:rPr>
            <w:rFonts w:ascii="Times New Roman" w:hAnsi="Times New Roman" w:cs="Times New Roman"/>
          </w:rPr>
          <w:t xml:space="preserve">” over the last 30 years. We could pick a few thresholds for SDC that would approximate </w:t>
        </w:r>
      </w:ins>
      <w:ins w:id="24" w:author="Brandon Collins" w:date="2017-05-04T14:20:00Z">
        <w:r>
          <w:rPr>
            <w:rFonts w:ascii="Times New Roman" w:hAnsi="Times New Roman" w:cs="Times New Roman"/>
          </w:rPr>
          <w:t xml:space="preserve">“loss” </w:t>
        </w:r>
      </w:ins>
      <w:ins w:id="25" w:author="Brandon Collins" w:date="2017-05-04T14:21:00Z">
        <w:r>
          <w:rPr>
            <w:rFonts w:ascii="Times New Roman" w:hAnsi="Times New Roman" w:cs="Times New Roman"/>
          </w:rPr>
          <w:t>or near-term conversion to non-forest.</w:t>
        </w:r>
      </w:ins>
      <w:ins w:id="26" w:author="Brandon Collins" w:date="2017-05-04T14:23:00Z">
        <w:r>
          <w:rPr>
            <w:rFonts w:ascii="Times New Roman" w:hAnsi="Times New Roman" w:cs="Times New Roman"/>
          </w:rPr>
          <w:t>]</w:t>
        </w:r>
      </w:ins>
    </w:p>
    <w:p w14:paraId="7FA4045B"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Discussion</w:t>
      </w:r>
    </w:p>
    <w:p w14:paraId="2D00CCF2" w14:textId="0C9DA7FB" w:rsidR="00E6648A" w:rsidRDefault="00E6648A" w:rsidP="00D45535">
      <w:pPr>
        <w:spacing w:line="480" w:lineRule="auto"/>
        <w:ind w:firstLine="720"/>
        <w:rPr>
          <w:ins w:id="27" w:author="Brandon Collins" w:date="2017-05-04T13:53:00Z"/>
          <w:rFonts w:ascii="Times New Roman" w:hAnsi="Times New Roman" w:cs="Times New Roman"/>
        </w:rPr>
      </w:pPr>
      <w:ins w:id="28" w:author="Brandon Collins" w:date="2017-05-04T13:53:00Z">
        <w:r>
          <w:rPr>
            <w:rFonts w:ascii="Times New Roman" w:hAnsi="Times New Roman" w:cs="Times New Roman"/>
          </w:rPr>
          <w:t>[</w:t>
        </w:r>
      </w:ins>
      <w:ins w:id="29" w:author="Brandon Collins" w:date="2017-05-04T13:56:00Z">
        <w:r>
          <w:rPr>
            <w:rFonts w:ascii="Times New Roman" w:hAnsi="Times New Roman" w:cs="Times New Roman"/>
          </w:rPr>
          <w:t>W</w:t>
        </w:r>
      </w:ins>
      <w:ins w:id="30" w:author="Brandon Collins" w:date="2017-05-04T13:53:00Z">
        <w:r>
          <w:rPr>
            <w:rFonts w:ascii="Times New Roman" w:hAnsi="Times New Roman" w:cs="Times New Roman"/>
          </w:rPr>
          <w:t>e need to make the case for why it is necessary to examine trends in SDC given all the work that Jay has done with trends in high severity proportion</w:t>
        </w:r>
      </w:ins>
      <w:ins w:id="31" w:author="Brandon Collins" w:date="2017-05-04T13:56:00Z">
        <w:r>
          <w:rPr>
            <w:rFonts w:ascii="Times New Roman" w:hAnsi="Times New Roman" w:cs="Times New Roman"/>
          </w:rPr>
          <w:t>, area, and patch sizes.</w:t>
        </w:r>
      </w:ins>
      <w:ins w:id="32" w:author="Brandon Collins" w:date="2017-05-04T13:57:00Z">
        <w:r>
          <w:rPr>
            <w:rFonts w:ascii="Times New Roman" w:hAnsi="Times New Roman" w:cs="Times New Roman"/>
          </w:rPr>
          <w:t xml:space="preserve"> </w:t>
        </w:r>
      </w:ins>
      <w:ins w:id="33" w:author="Brandon Collins" w:date="2017-05-04T14:01:00Z">
        <w:r>
          <w:rPr>
            <w:rFonts w:ascii="Times New Roman" w:hAnsi="Times New Roman" w:cs="Times New Roman"/>
          </w:rPr>
          <w:t>We are using a more up-to-date fire severity database</w:t>
        </w:r>
      </w:ins>
      <w:ins w:id="34" w:author="Brandon Collins" w:date="2017-05-04T14:02:00Z">
        <w:r>
          <w:rPr>
            <w:rFonts w:ascii="Times New Roman" w:hAnsi="Times New Roman" w:cs="Times New Roman"/>
          </w:rPr>
          <w:t xml:space="preserve"> and including other agencies beyond FS. </w:t>
        </w:r>
      </w:ins>
      <w:ins w:id="35" w:author="Brandon Collins" w:date="2017-05-04T13:57:00Z">
        <w:r>
          <w:rPr>
            <w:rFonts w:ascii="Times New Roman" w:hAnsi="Times New Roman" w:cs="Times New Roman"/>
          </w:rPr>
          <w:t>We c</w:t>
        </w:r>
      </w:ins>
      <w:ins w:id="36" w:author="Brandon Collins" w:date="2017-05-04T14:07:00Z">
        <w:r>
          <w:rPr>
            <w:rFonts w:ascii="Times New Roman" w:hAnsi="Times New Roman" w:cs="Times New Roman"/>
          </w:rPr>
          <w:t>an also use</w:t>
        </w:r>
      </w:ins>
      <w:ins w:id="37" w:author="Brandon Collins" w:date="2017-05-04T13:58:00Z">
        <w:r>
          <w:rPr>
            <w:rFonts w:ascii="Times New Roman" w:hAnsi="Times New Roman" w:cs="Times New Roman"/>
          </w:rPr>
          <w:t xml:space="preserve"> the</w:t>
        </w:r>
      </w:ins>
      <w:ins w:id="38" w:author="Brandon Collins" w:date="2017-05-04T13:57:00Z">
        <w:r>
          <w:rPr>
            <w:rFonts w:ascii="Times New Roman" w:hAnsi="Times New Roman" w:cs="Times New Roman"/>
          </w:rPr>
          <w:t xml:space="preserve"> same arguments from our </w:t>
        </w:r>
        <w:proofErr w:type="spellStart"/>
        <w:r>
          <w:rPr>
            <w:rFonts w:ascii="Times New Roman" w:hAnsi="Times New Roman" w:cs="Times New Roman"/>
          </w:rPr>
          <w:t>Landsc</w:t>
        </w:r>
        <w:proofErr w:type="spellEnd"/>
        <w:r>
          <w:rPr>
            <w:rFonts w:ascii="Times New Roman" w:hAnsi="Times New Roman" w:cs="Times New Roman"/>
          </w:rPr>
          <w:t xml:space="preserve">. Ecol. </w:t>
        </w:r>
        <w:proofErr w:type="spellStart"/>
        <w:r>
          <w:rPr>
            <w:rFonts w:ascii="Times New Roman" w:hAnsi="Times New Roman" w:cs="Times New Roman"/>
          </w:rPr>
          <w:t>ms</w:t>
        </w:r>
      </w:ins>
      <w:proofErr w:type="spellEnd"/>
      <w:ins w:id="39" w:author="Brandon Collins" w:date="2017-05-04T14:07:00Z">
        <w:r>
          <w:rPr>
            <w:rFonts w:ascii="Times New Roman" w:hAnsi="Times New Roman" w:cs="Times New Roman"/>
          </w:rPr>
          <w:t xml:space="preserve"> (i.e., more ecologically relevant metric)</w:t>
        </w:r>
      </w:ins>
      <w:ins w:id="40" w:author="Brandon Collins" w:date="2017-05-04T13:58:00Z">
        <w:r>
          <w:rPr>
            <w:rFonts w:ascii="Times New Roman" w:hAnsi="Times New Roman" w:cs="Times New Roman"/>
          </w:rPr>
          <w:t>, but we may need to take that a little further.</w:t>
        </w:r>
      </w:ins>
      <w:ins w:id="41" w:author="Brandon Collins" w:date="2017-05-04T14:23:00Z">
        <w:r>
          <w:rPr>
            <w:rFonts w:ascii="Times New Roman" w:hAnsi="Times New Roman" w:cs="Times New Roman"/>
          </w:rPr>
          <w:t xml:space="preserve"> Maybe it is something simple like </w:t>
        </w:r>
      </w:ins>
      <w:ins w:id="42" w:author="Brandon Collins" w:date="2017-05-04T14:24:00Z">
        <w:r>
          <w:rPr>
            <w:rFonts w:ascii="Times New Roman" w:hAnsi="Times New Roman" w:cs="Times New Roman"/>
          </w:rPr>
          <w:t>proportion</w:t>
        </w:r>
      </w:ins>
      <w:ins w:id="43" w:author="Brandon Collins" w:date="2017-05-04T14:23:00Z">
        <w:r>
          <w:rPr>
            <w:rFonts w:ascii="Times New Roman" w:hAnsi="Times New Roman" w:cs="Times New Roman"/>
          </w:rPr>
          <w:t xml:space="preserve"> </w:t>
        </w:r>
      </w:ins>
      <w:ins w:id="44" w:author="Brandon Collins" w:date="2017-05-04T14:24:00Z">
        <w:r>
          <w:rPr>
            <w:rFonts w:ascii="Times New Roman" w:hAnsi="Times New Roman" w:cs="Times New Roman"/>
          </w:rPr>
          <w:t xml:space="preserve">and total area of high severity are not directly tied to </w:t>
        </w:r>
      </w:ins>
      <w:ins w:id="45" w:author="Brandon Collins" w:date="2017-05-04T14:25:00Z">
        <w:r>
          <w:rPr>
            <w:rFonts w:ascii="Times New Roman" w:hAnsi="Times New Roman" w:cs="Times New Roman"/>
          </w:rPr>
          <w:t>“</w:t>
        </w:r>
      </w:ins>
      <w:ins w:id="46" w:author="Brandon Collins" w:date="2017-05-04T14:26:00Z">
        <w:r>
          <w:rPr>
            <w:rFonts w:ascii="Times New Roman" w:hAnsi="Times New Roman" w:cs="Times New Roman"/>
          </w:rPr>
          <w:t xml:space="preserve">conifer </w:t>
        </w:r>
      </w:ins>
      <w:ins w:id="47" w:author="Brandon Collins" w:date="2017-05-04T14:25:00Z">
        <w:r>
          <w:rPr>
            <w:rFonts w:ascii="Times New Roman" w:hAnsi="Times New Roman" w:cs="Times New Roman"/>
          </w:rPr>
          <w:t>forest loss”, but SDC may be able to provide that information]</w:t>
        </w:r>
      </w:ins>
    </w:p>
    <w:p w14:paraId="52481B62" w14:textId="12C3229A" w:rsidR="00D45535" w:rsidRDefault="00235D07" w:rsidP="00D45535">
      <w:pPr>
        <w:spacing w:line="480" w:lineRule="auto"/>
        <w:ind w:firstLine="720"/>
        <w:rPr>
          <w:rFonts w:ascii="Times New Roman" w:hAnsi="Times New Roman" w:cs="Times New Roman"/>
        </w:rPr>
      </w:pPr>
      <w:r>
        <w:rPr>
          <w:rFonts w:ascii="Times New Roman" w:hAnsi="Times New Roman" w:cs="Times New Roman"/>
        </w:rPr>
        <w:t>P1: SDC captures information from existing metrics, but also adds something (Figs 3 and 5). As a single metric it is useful to compare fires that burned under different conditions with different management objectives and land use histories. Also it reflects an important biological process (seed dispersal), and as such can be a metric to quantify and compare resilience in different post-fire landscapes.</w:t>
      </w:r>
    </w:p>
    <w:p w14:paraId="0BB2547E" w14:textId="1B03F093" w:rsidR="00235D07" w:rsidRDefault="00235D07" w:rsidP="00D45535">
      <w:pPr>
        <w:spacing w:line="480" w:lineRule="auto"/>
        <w:ind w:firstLine="720"/>
        <w:rPr>
          <w:rFonts w:ascii="Times New Roman" w:hAnsi="Times New Roman" w:cs="Times New Roman"/>
        </w:rPr>
      </w:pPr>
      <w:r>
        <w:rPr>
          <w:rFonts w:ascii="Times New Roman" w:hAnsi="Times New Roman" w:cs="Times New Roman"/>
        </w:rPr>
        <w:t xml:space="preserve">P2: The importance of agency, class and weather suggests that stand-replacing effects are very different depending on what conditions fires burn under. We see more desirable fire effects when fires burn under more moderate weather conditions, such as those associated with WFU </w:t>
      </w:r>
      <w:r>
        <w:rPr>
          <w:rFonts w:ascii="Times New Roman" w:hAnsi="Times New Roman" w:cs="Times New Roman"/>
        </w:rPr>
        <w:lastRenderedPageBreak/>
        <w:t>fires. Topography also likely plays a role (explain the results from the Klamath and how they show up in the regression tree.</w:t>
      </w:r>
    </w:p>
    <w:p w14:paraId="2FC8670C" w14:textId="5DAE3E73" w:rsidR="00235D07" w:rsidRDefault="00235D07" w:rsidP="00D45535">
      <w:pPr>
        <w:spacing w:line="480" w:lineRule="auto"/>
        <w:ind w:firstLine="720"/>
        <w:rPr>
          <w:rFonts w:ascii="Times New Roman" w:hAnsi="Times New Roman" w:cs="Times New Roman"/>
        </w:rPr>
      </w:pPr>
      <w:r>
        <w:rPr>
          <w:rFonts w:ascii="Times New Roman" w:hAnsi="Times New Roman" w:cs="Times New Roman"/>
        </w:rPr>
        <w:t xml:space="preserve">P3: Legacy effects may be harder to tease apart. We see a trend towards increasing scale of stand-replacing effects, but we see concurrent trends towards fires burning under hotter more extreme weather conditions. The fact that we have seen particularly extreme stand-replacing behavior in the past five years, perhaps more than we would expect given the trends in weather, may suggest that recent fires bear some cumulative effects of fire suppression. The difference between the park service and the forest service also supports this interpretation. </w:t>
      </w:r>
      <w:proofErr w:type="gramStart"/>
      <w:r>
        <w:rPr>
          <w:rFonts w:ascii="Times New Roman" w:hAnsi="Times New Roman" w:cs="Times New Roman"/>
        </w:rPr>
        <w:t>Caveats about how it’s difficult to ascribe causality to these trends, multiple lines of evidence, etc.</w:t>
      </w:r>
      <w:proofErr w:type="gramEnd"/>
    </w:p>
    <w:p w14:paraId="334F500D" w14:textId="77777777" w:rsidR="00D45535" w:rsidRDefault="00D45535" w:rsidP="00D45535">
      <w:pPr>
        <w:spacing w:line="480" w:lineRule="auto"/>
        <w:rPr>
          <w:rFonts w:ascii="Times New Roman" w:hAnsi="Times New Roman" w:cs="Times New Roman"/>
          <w:b/>
        </w:rPr>
      </w:pPr>
      <w:r>
        <w:rPr>
          <w:rFonts w:ascii="Times New Roman" w:hAnsi="Times New Roman" w:cs="Times New Roman"/>
          <w:b/>
        </w:rPr>
        <w:t>Acknowledgments</w:t>
      </w:r>
    </w:p>
    <w:p w14:paraId="04BEC736" w14:textId="77777777" w:rsidR="005A6918" w:rsidRDefault="00D45535" w:rsidP="00D45535">
      <w:pPr>
        <w:spacing w:line="480" w:lineRule="auto"/>
        <w:ind w:firstLine="720"/>
        <w:rPr>
          <w:rFonts w:ascii="Times New Roman" w:hAnsi="Times New Roman" w:cs="Times New Roman"/>
        </w:rPr>
      </w:pPr>
      <w:r>
        <w:rPr>
          <w:rFonts w:ascii="Times New Roman" w:hAnsi="Times New Roman" w:cs="Times New Roman"/>
        </w:rPr>
        <w:t>Something</w:t>
      </w:r>
    </w:p>
    <w:p w14:paraId="25ED16D8" w14:textId="77777777" w:rsidR="005A6918" w:rsidRDefault="005A6918" w:rsidP="00D45535">
      <w:pPr>
        <w:spacing w:line="480" w:lineRule="auto"/>
        <w:ind w:firstLine="720"/>
        <w:rPr>
          <w:rFonts w:ascii="Times New Roman" w:hAnsi="Times New Roman" w:cs="Times New Roman"/>
        </w:rPr>
      </w:pPr>
    </w:p>
    <w:p w14:paraId="05860A46" w14:textId="77777777" w:rsidR="00DD1DE4" w:rsidRPr="00DD1DE4" w:rsidRDefault="005A6918" w:rsidP="00DD1DE4">
      <w:pPr>
        <w:pStyle w:val="EndNoteBibliographyTitle"/>
        <w:rPr>
          <w:b/>
          <w:noProof/>
        </w:rPr>
      </w:pPr>
      <w:r>
        <w:rPr>
          <w:rFonts w:cstheme="minorBidi"/>
        </w:rPr>
        <w:fldChar w:fldCharType="begin"/>
      </w:r>
      <w:r>
        <w:instrText xml:space="preserve"> ADDIN EN.REFLIST </w:instrText>
      </w:r>
      <w:r>
        <w:rPr>
          <w:rFonts w:cstheme="minorBidi"/>
        </w:rPr>
        <w:fldChar w:fldCharType="separate"/>
      </w:r>
      <w:r w:rsidR="00DD1DE4" w:rsidRPr="00DD1DE4">
        <w:rPr>
          <w:b/>
          <w:noProof/>
        </w:rPr>
        <w:t>Literature Cited</w:t>
      </w:r>
    </w:p>
    <w:p w14:paraId="228D4049" w14:textId="77777777" w:rsidR="00DD1DE4" w:rsidRPr="00DD1DE4" w:rsidRDefault="00DD1DE4" w:rsidP="00DD1DE4">
      <w:pPr>
        <w:pStyle w:val="EndNoteBibliographyTitle"/>
        <w:rPr>
          <w:b/>
          <w:noProof/>
        </w:rPr>
      </w:pPr>
    </w:p>
    <w:p w14:paraId="083E79F2" w14:textId="77777777" w:rsidR="00DD1DE4" w:rsidRPr="00DD1DE4" w:rsidRDefault="00DD1DE4" w:rsidP="00DD1DE4">
      <w:pPr>
        <w:pStyle w:val="EndNoteBibliography"/>
        <w:ind w:left="420" w:hanging="420"/>
        <w:rPr>
          <w:noProof/>
        </w:rPr>
      </w:pPr>
      <w:bookmarkStart w:id="48" w:name="_ENREF_1"/>
      <w:r w:rsidRPr="00DD1DE4">
        <w:rPr>
          <w:noProof/>
        </w:rPr>
        <w:t xml:space="preserve">Abatzoglou, J. T. 2013. Development of gridded surface meteorological data for ecological applications and modelling. International Journal of Climatology </w:t>
      </w:r>
      <w:r w:rsidRPr="00DD1DE4">
        <w:rPr>
          <w:b/>
          <w:noProof/>
        </w:rPr>
        <w:t>33</w:t>
      </w:r>
      <w:r w:rsidRPr="00DD1DE4">
        <w:rPr>
          <w:noProof/>
        </w:rPr>
        <w:t>:121-131.</w:t>
      </w:r>
      <w:bookmarkEnd w:id="48"/>
    </w:p>
    <w:p w14:paraId="6C7777D9" w14:textId="77777777" w:rsidR="00DD1DE4" w:rsidRPr="00DD1DE4" w:rsidRDefault="00DD1DE4" w:rsidP="00DD1DE4">
      <w:pPr>
        <w:pStyle w:val="EndNoteBibliography"/>
        <w:ind w:left="420" w:hanging="420"/>
        <w:rPr>
          <w:noProof/>
        </w:rPr>
      </w:pPr>
      <w:bookmarkStart w:id="49" w:name="_ENREF_2"/>
      <w:r w:rsidRPr="00DD1DE4">
        <w:rPr>
          <w:noProof/>
        </w:rPr>
        <w:t>Agee, J. K. 1993. Fire ecology of Pacific Northwest forests. Island Press, Washington, DC.</w:t>
      </w:r>
      <w:bookmarkEnd w:id="49"/>
    </w:p>
    <w:p w14:paraId="5FCF441B" w14:textId="77777777" w:rsidR="00DD1DE4" w:rsidRPr="00DD1DE4" w:rsidRDefault="00DD1DE4" w:rsidP="00DD1DE4">
      <w:pPr>
        <w:pStyle w:val="EndNoteBibliography"/>
        <w:ind w:left="420" w:hanging="420"/>
        <w:rPr>
          <w:noProof/>
        </w:rPr>
      </w:pPr>
      <w:bookmarkStart w:id="50" w:name="_ENREF_3"/>
      <w:r w:rsidRPr="00DD1DE4">
        <w:rPr>
          <w:noProof/>
        </w:rPr>
        <w:t xml:space="preserve">Agee, J. K. 1998. The landscape ecology of western forest fire regimes. Northwest Science </w:t>
      </w:r>
      <w:r w:rsidRPr="00DD1DE4">
        <w:rPr>
          <w:b/>
          <w:noProof/>
        </w:rPr>
        <w:t>72</w:t>
      </w:r>
      <w:r w:rsidRPr="00DD1DE4">
        <w:rPr>
          <w:noProof/>
        </w:rPr>
        <w:t>:24-34.</w:t>
      </w:r>
      <w:bookmarkEnd w:id="50"/>
    </w:p>
    <w:p w14:paraId="6D45A654" w14:textId="77777777" w:rsidR="00DD1DE4" w:rsidRPr="00DD1DE4" w:rsidRDefault="00DD1DE4" w:rsidP="00DD1DE4">
      <w:pPr>
        <w:pStyle w:val="EndNoteBibliography"/>
        <w:ind w:left="420" w:hanging="420"/>
        <w:rPr>
          <w:noProof/>
        </w:rPr>
      </w:pPr>
      <w:bookmarkStart w:id="51" w:name="_ENREF_4"/>
      <w:r w:rsidRPr="00DD1DE4">
        <w:rPr>
          <w:noProof/>
        </w:rPr>
        <w:t xml:space="preserve">Belote, R. T. 2015. Contemporary patterns of burn severity heterogeneity from fires in </w:t>
      </w:r>
    </w:p>
    <w:p w14:paraId="5F417DCE" w14:textId="77777777" w:rsidR="00DD1DE4" w:rsidRPr="00DD1DE4" w:rsidRDefault="00DD1DE4" w:rsidP="00DD1DE4">
      <w:pPr>
        <w:pStyle w:val="EndNoteBibliography"/>
        <w:ind w:left="420" w:hanging="420"/>
        <w:rPr>
          <w:noProof/>
        </w:rPr>
      </w:pPr>
      <w:r w:rsidRPr="00DD1DE4">
        <w:rPr>
          <w:noProof/>
        </w:rPr>
        <w:t xml:space="preserve">the Northwestern U.S. Pages 252-256 </w:t>
      </w:r>
      <w:r w:rsidRPr="00DD1DE4">
        <w:rPr>
          <w:i/>
          <w:noProof/>
        </w:rPr>
        <w:t>in</w:t>
      </w:r>
      <w:r w:rsidRPr="00DD1DE4">
        <w:rPr>
          <w:noProof/>
        </w:rPr>
        <w:t xml:space="preserve"> Proceedings of the large wildland fires conference; May 19-23, 2014; Missoula, MT. USDA Forest Service, Rocky Mountain Research Station, Fort Collins CO. Proceedings RMRS-P-73.</w:t>
      </w:r>
      <w:bookmarkEnd w:id="51"/>
    </w:p>
    <w:p w14:paraId="7D7B1160" w14:textId="77777777" w:rsidR="00DD1DE4" w:rsidRPr="00DD1DE4" w:rsidRDefault="00DD1DE4" w:rsidP="00DD1DE4">
      <w:pPr>
        <w:pStyle w:val="EndNoteBibliography"/>
        <w:ind w:left="420" w:hanging="420"/>
        <w:rPr>
          <w:noProof/>
        </w:rPr>
      </w:pPr>
      <w:bookmarkStart w:id="52" w:name="_ENREF_5"/>
      <w:r w:rsidRPr="00DD1DE4">
        <w:rPr>
          <w:noProof/>
        </w:rPr>
        <w:t xml:space="preserve">Calcagno, V., and C. de Mazancourt. 2010. glmulti: an R package for easy automated model selection with (generalized) linear models. Journal of Statistical Software </w:t>
      </w:r>
      <w:r w:rsidRPr="00DD1DE4">
        <w:rPr>
          <w:b/>
          <w:noProof/>
        </w:rPr>
        <w:t>34</w:t>
      </w:r>
      <w:r w:rsidRPr="00DD1DE4">
        <w:rPr>
          <w:noProof/>
        </w:rPr>
        <w:t>:1-29.</w:t>
      </w:r>
      <w:bookmarkEnd w:id="52"/>
    </w:p>
    <w:p w14:paraId="6E04B89D" w14:textId="77777777" w:rsidR="00DD1DE4" w:rsidRPr="00DD1DE4" w:rsidRDefault="00DD1DE4" w:rsidP="00DD1DE4">
      <w:pPr>
        <w:pStyle w:val="EndNoteBibliography"/>
        <w:ind w:left="420" w:hanging="420"/>
        <w:rPr>
          <w:noProof/>
        </w:rPr>
      </w:pPr>
      <w:bookmarkStart w:id="53" w:name="_ENREF_6"/>
      <w:r w:rsidRPr="00DD1DE4">
        <w:rPr>
          <w:noProof/>
        </w:rPr>
        <w:t xml:space="preserve">Collins, B. M., J. T. Stevens, J. D. Miller, S. L. Stephens, P. M. Brown, and M. P. North. 2017. Alternative characterization of forest fire regimes: incorporating spatial patterns. Landscape Ecology </w:t>
      </w:r>
      <w:r w:rsidRPr="00DD1DE4">
        <w:rPr>
          <w:b/>
          <w:noProof/>
        </w:rPr>
        <w:t>In Press</w:t>
      </w:r>
      <w:r w:rsidRPr="00DD1DE4">
        <w:rPr>
          <w:noProof/>
        </w:rPr>
        <w:t>.</w:t>
      </w:r>
      <w:bookmarkEnd w:id="53"/>
    </w:p>
    <w:p w14:paraId="06AFB2FB" w14:textId="77777777" w:rsidR="00DD1DE4" w:rsidRPr="00DD1DE4" w:rsidRDefault="00DD1DE4" w:rsidP="00DD1DE4">
      <w:pPr>
        <w:pStyle w:val="EndNoteBibliography"/>
        <w:ind w:left="420" w:hanging="420"/>
        <w:rPr>
          <w:noProof/>
        </w:rPr>
      </w:pPr>
      <w:bookmarkStart w:id="54" w:name="_ENREF_7"/>
      <w:r w:rsidRPr="00DD1DE4">
        <w:rPr>
          <w:noProof/>
        </w:rPr>
        <w:t xml:space="preserve">Coppoletta, M., K. E. Merriam, and B. M. Collins. 2016. Post-fire vegetation and fuel development influences fire severity patterns in reburns. Ecological Applications </w:t>
      </w:r>
      <w:r w:rsidRPr="00DD1DE4">
        <w:rPr>
          <w:b/>
          <w:noProof/>
        </w:rPr>
        <w:t>26</w:t>
      </w:r>
      <w:r w:rsidRPr="00DD1DE4">
        <w:rPr>
          <w:noProof/>
        </w:rPr>
        <w:t>:686-699.</w:t>
      </w:r>
      <w:bookmarkEnd w:id="54"/>
    </w:p>
    <w:p w14:paraId="6D7E21BC" w14:textId="77777777" w:rsidR="00DD1DE4" w:rsidRPr="00DD1DE4" w:rsidRDefault="00DD1DE4" w:rsidP="00DD1DE4">
      <w:pPr>
        <w:pStyle w:val="EndNoteBibliography"/>
        <w:ind w:left="420" w:hanging="420"/>
        <w:rPr>
          <w:noProof/>
        </w:rPr>
      </w:pPr>
      <w:bookmarkStart w:id="55" w:name="_ENREF_8"/>
      <w:r w:rsidRPr="00DD1DE4">
        <w:rPr>
          <w:noProof/>
        </w:rPr>
        <w:t xml:space="preserve">Crotteau, J. S., J. Morgan Varner Iii, and M. W. Ritchie. 2013. Post-fire regeneration across a fire severity gradient in the southern Cascades. Forest Ecology and Management </w:t>
      </w:r>
      <w:r w:rsidRPr="00DD1DE4">
        <w:rPr>
          <w:b/>
          <w:noProof/>
        </w:rPr>
        <w:t>287</w:t>
      </w:r>
      <w:r w:rsidRPr="00DD1DE4">
        <w:rPr>
          <w:noProof/>
        </w:rPr>
        <w:t>:103-112.</w:t>
      </w:r>
      <w:bookmarkEnd w:id="55"/>
    </w:p>
    <w:p w14:paraId="68406B0B" w14:textId="77777777" w:rsidR="00DD1DE4" w:rsidRPr="00DD1DE4" w:rsidRDefault="00DD1DE4" w:rsidP="00DD1DE4">
      <w:pPr>
        <w:pStyle w:val="EndNoteBibliography"/>
        <w:ind w:left="420" w:hanging="420"/>
        <w:rPr>
          <w:noProof/>
        </w:rPr>
      </w:pPr>
      <w:bookmarkStart w:id="56" w:name="_ENREF_9"/>
      <w:r w:rsidRPr="00DD1DE4">
        <w:rPr>
          <w:noProof/>
        </w:rPr>
        <w:t xml:space="preserve">Harvey, B. J., D. C. Donato, and M. G. Turner. 2016. Drivers and trends in landscape patterns of stand-replacing fire in forests of the US Northern Rocky Mountains (1984–2010). Landscape Ecology </w:t>
      </w:r>
      <w:r w:rsidRPr="00DD1DE4">
        <w:rPr>
          <w:b/>
          <w:noProof/>
        </w:rPr>
        <w:t>31</w:t>
      </w:r>
      <w:r w:rsidRPr="00DD1DE4">
        <w:rPr>
          <w:noProof/>
        </w:rPr>
        <w:t>:2367-2383.</w:t>
      </w:r>
      <w:bookmarkEnd w:id="56"/>
    </w:p>
    <w:p w14:paraId="591D2A50" w14:textId="77777777" w:rsidR="00DD1DE4" w:rsidRPr="00DD1DE4" w:rsidRDefault="00DD1DE4" w:rsidP="00DD1DE4">
      <w:pPr>
        <w:pStyle w:val="EndNoteBibliography"/>
        <w:ind w:left="420" w:hanging="420"/>
        <w:rPr>
          <w:noProof/>
        </w:rPr>
      </w:pPr>
      <w:bookmarkStart w:id="57" w:name="_ENREF_10"/>
      <w:r w:rsidRPr="00DD1DE4">
        <w:rPr>
          <w:noProof/>
        </w:rPr>
        <w:t xml:space="preserve">Hessburg, P. F., T. A. Spies, D. A. Perry, C. N. Skinner, A. H. Taylor, P. M. Brown, S. L. Stephens, A. J. Larson, D. J. Churchill, N. A. Povak, P. H. Singleton, B. McComb, W. J. Zielinski, B. M. Collins, R. B. Salter, J. J. Keane, J. F. Franklin, and G. Riegel. 2016. Tamm Review: Management of mixed-severity fire regime forests in Oregon, Washington, and Northern California. Forest Ecology and Management </w:t>
      </w:r>
      <w:r w:rsidRPr="00DD1DE4">
        <w:rPr>
          <w:b/>
          <w:noProof/>
        </w:rPr>
        <w:t>366</w:t>
      </w:r>
      <w:r w:rsidRPr="00DD1DE4">
        <w:rPr>
          <w:noProof/>
        </w:rPr>
        <w:t>:221-250.</w:t>
      </w:r>
      <w:bookmarkEnd w:id="57"/>
    </w:p>
    <w:p w14:paraId="5689B321" w14:textId="77777777" w:rsidR="00DD1DE4" w:rsidRPr="00DD1DE4" w:rsidRDefault="00DD1DE4" w:rsidP="00DD1DE4">
      <w:pPr>
        <w:pStyle w:val="EndNoteBibliography"/>
        <w:ind w:left="420" w:hanging="420"/>
        <w:rPr>
          <w:noProof/>
        </w:rPr>
      </w:pPr>
      <w:bookmarkStart w:id="58" w:name="_ENREF_11"/>
      <w:r w:rsidRPr="00DD1DE4">
        <w:rPr>
          <w:noProof/>
        </w:rPr>
        <w:t xml:space="preserve">Johnstone, J. F., C. D. Allen, J. F. Franklin, L. E. Frelich, B. J. Harvey, P. E. Higuera, M. C. Mack, R. K. Meentemeyer, M. R. Metz, G. L. W. Perry, T. Schoennagel, and M. G. Turner. 2016. Changing disturbance regimes, ecological memory, and forest resilience. Frontiers in Ecology and the Environment </w:t>
      </w:r>
      <w:r w:rsidRPr="00DD1DE4">
        <w:rPr>
          <w:b/>
          <w:noProof/>
        </w:rPr>
        <w:t>14</w:t>
      </w:r>
      <w:r w:rsidRPr="00DD1DE4">
        <w:rPr>
          <w:noProof/>
        </w:rPr>
        <w:t>:369-378.</w:t>
      </w:r>
      <w:bookmarkEnd w:id="58"/>
    </w:p>
    <w:p w14:paraId="4C0F9B8F" w14:textId="77777777" w:rsidR="00DD1DE4" w:rsidRPr="00DD1DE4" w:rsidRDefault="00DD1DE4" w:rsidP="00DD1DE4">
      <w:pPr>
        <w:pStyle w:val="EndNoteBibliography"/>
        <w:ind w:left="420" w:hanging="420"/>
        <w:rPr>
          <w:noProof/>
        </w:rPr>
      </w:pPr>
      <w:bookmarkStart w:id="59" w:name="_ENREF_12"/>
      <w:r w:rsidRPr="00DD1DE4">
        <w:rPr>
          <w:noProof/>
        </w:rPr>
        <w:t xml:space="preserve">Keeler-Wolf, T. 2007. The history of vegetation classification and mapping in California. Pages 1-42 </w:t>
      </w:r>
      <w:r w:rsidRPr="00DD1DE4">
        <w:rPr>
          <w:i/>
          <w:noProof/>
        </w:rPr>
        <w:t>in</w:t>
      </w:r>
      <w:r w:rsidRPr="00DD1DE4">
        <w:rPr>
          <w:noProof/>
        </w:rPr>
        <w:t xml:space="preserve"> M. G. Barbour, T. Keeler-Wolf, and A. A. Schoenherr, editors. Terrestrial vegetation of California. University of California Press, Berkeley, CA.</w:t>
      </w:r>
      <w:bookmarkEnd w:id="59"/>
    </w:p>
    <w:p w14:paraId="724E18BB" w14:textId="77777777" w:rsidR="00DD1DE4" w:rsidRPr="00DD1DE4" w:rsidRDefault="00DD1DE4" w:rsidP="00DD1DE4">
      <w:pPr>
        <w:pStyle w:val="EndNoteBibliography"/>
        <w:ind w:left="420" w:hanging="420"/>
        <w:rPr>
          <w:noProof/>
        </w:rPr>
      </w:pPr>
      <w:bookmarkStart w:id="60" w:name="_ENREF_13"/>
      <w:r w:rsidRPr="00DD1DE4">
        <w:rPr>
          <w:noProof/>
        </w:rPr>
        <w:t xml:space="preserve">Kemp, K. B., P. E. Higuera, and P. Morgan. 2016. Fire legacies impact conifer regeneration across environmental gradients in the U.S. northern Rockies. Landscape Ecology </w:t>
      </w:r>
      <w:r w:rsidRPr="00DD1DE4">
        <w:rPr>
          <w:b/>
          <w:noProof/>
        </w:rPr>
        <w:t>31</w:t>
      </w:r>
      <w:r w:rsidRPr="00DD1DE4">
        <w:rPr>
          <w:noProof/>
        </w:rPr>
        <w:t>:619-636.</w:t>
      </w:r>
      <w:bookmarkEnd w:id="60"/>
    </w:p>
    <w:p w14:paraId="4651ED6C" w14:textId="77777777" w:rsidR="00DD1DE4" w:rsidRPr="00DD1DE4" w:rsidRDefault="00DD1DE4" w:rsidP="00DD1DE4">
      <w:pPr>
        <w:pStyle w:val="EndNoteBibliography"/>
        <w:ind w:left="420" w:hanging="420"/>
        <w:rPr>
          <w:noProof/>
        </w:rPr>
      </w:pPr>
      <w:bookmarkStart w:id="61" w:name="_ENREF_14"/>
      <w:r w:rsidRPr="00DD1DE4">
        <w:rPr>
          <w:noProof/>
        </w:rPr>
        <w:t xml:space="preserve">Lydersen, J. M., B. M. Collins, J. D. Miller, D. L. Fry, and S. L. Stephens. 2016. Relating Fire-Caused Change in Forest Structure to Remotely Sensed Estimates of Fire Severity. Fire Ecology </w:t>
      </w:r>
      <w:r w:rsidRPr="00DD1DE4">
        <w:rPr>
          <w:b/>
          <w:noProof/>
        </w:rPr>
        <w:t>12</w:t>
      </w:r>
      <w:r w:rsidRPr="00DD1DE4">
        <w:rPr>
          <w:noProof/>
        </w:rPr>
        <w:t>:99-116.</w:t>
      </w:r>
      <w:bookmarkEnd w:id="61"/>
    </w:p>
    <w:p w14:paraId="00E8D024" w14:textId="77777777" w:rsidR="00DD1DE4" w:rsidRPr="00DD1DE4" w:rsidRDefault="00DD1DE4" w:rsidP="00DD1DE4">
      <w:pPr>
        <w:pStyle w:val="EndNoteBibliography"/>
        <w:ind w:left="420" w:hanging="420"/>
        <w:rPr>
          <w:noProof/>
        </w:rPr>
      </w:pPr>
      <w:bookmarkStart w:id="62" w:name="_ENREF_15"/>
      <w:r w:rsidRPr="00DD1DE4">
        <w:rPr>
          <w:noProof/>
        </w:rPr>
        <w:t xml:space="preserve">Lydersen, J. M., M. P. North, and B. M. Collins. 2014. Severity of an uncharacteristically large wildfire, the Rim Fire, in forests with relatively restored frequent fire regimes. Forest Ecology and Management </w:t>
      </w:r>
      <w:r w:rsidRPr="00DD1DE4">
        <w:rPr>
          <w:b/>
          <w:noProof/>
        </w:rPr>
        <w:t>328</w:t>
      </w:r>
      <w:r w:rsidRPr="00DD1DE4">
        <w:rPr>
          <w:noProof/>
        </w:rPr>
        <w:t>:326-334.</w:t>
      </w:r>
      <w:bookmarkEnd w:id="62"/>
    </w:p>
    <w:p w14:paraId="09C711A7" w14:textId="77777777" w:rsidR="00DD1DE4" w:rsidRPr="00DD1DE4" w:rsidRDefault="00DD1DE4" w:rsidP="00DD1DE4">
      <w:pPr>
        <w:pStyle w:val="EndNoteBibliography"/>
        <w:ind w:left="420" w:hanging="420"/>
        <w:rPr>
          <w:noProof/>
        </w:rPr>
      </w:pPr>
      <w:bookmarkStart w:id="63" w:name="_ENREF_16"/>
      <w:r w:rsidRPr="00DD1DE4">
        <w:rPr>
          <w:noProof/>
        </w:rPr>
        <w:t xml:space="preserve">Millar, C. I., and N. L. Stephenson. 2015. Temperate forest health in an era of emerging megadisturbance. Science </w:t>
      </w:r>
      <w:r w:rsidRPr="00DD1DE4">
        <w:rPr>
          <w:b/>
          <w:noProof/>
        </w:rPr>
        <w:t>349</w:t>
      </w:r>
      <w:r w:rsidRPr="00DD1DE4">
        <w:rPr>
          <w:noProof/>
        </w:rPr>
        <w:t>:823-826.</w:t>
      </w:r>
      <w:bookmarkEnd w:id="63"/>
    </w:p>
    <w:p w14:paraId="6AAB2C96" w14:textId="77777777" w:rsidR="00DD1DE4" w:rsidRPr="00DD1DE4" w:rsidRDefault="00DD1DE4" w:rsidP="00DD1DE4">
      <w:pPr>
        <w:pStyle w:val="EndNoteBibliography"/>
        <w:ind w:left="420" w:hanging="420"/>
        <w:rPr>
          <w:noProof/>
        </w:rPr>
      </w:pPr>
      <w:bookmarkStart w:id="64" w:name="_ENREF_17"/>
      <w:r w:rsidRPr="00DD1DE4">
        <w:rPr>
          <w:noProof/>
        </w:rPr>
        <w:t xml:space="preserve">Miller, J. D., E. E. Knapp, C. H. Key, C. N. Skinner, C. J. Isbell, R. M. Creasy, and J. W. Sherlock. 2009a. Calibration and validation of the relative differenced Normalized Burn Ratio (RdNBR) to three measures of fire severity in the Sierra Nevada and Klamath Mountains, California, USA. Remote Sensing of Environment </w:t>
      </w:r>
      <w:r w:rsidRPr="00DD1DE4">
        <w:rPr>
          <w:b/>
          <w:noProof/>
        </w:rPr>
        <w:t>113</w:t>
      </w:r>
      <w:r w:rsidRPr="00DD1DE4">
        <w:rPr>
          <w:noProof/>
        </w:rPr>
        <w:t>:645-656.</w:t>
      </w:r>
      <w:bookmarkEnd w:id="64"/>
    </w:p>
    <w:p w14:paraId="31E3B8F1" w14:textId="77777777" w:rsidR="00DD1DE4" w:rsidRPr="00DD1DE4" w:rsidRDefault="00DD1DE4" w:rsidP="00DD1DE4">
      <w:pPr>
        <w:pStyle w:val="EndNoteBibliography"/>
        <w:ind w:left="420" w:hanging="420"/>
        <w:rPr>
          <w:noProof/>
        </w:rPr>
      </w:pPr>
      <w:bookmarkStart w:id="65" w:name="_ENREF_18"/>
      <w:r w:rsidRPr="00DD1DE4">
        <w:rPr>
          <w:noProof/>
        </w:rPr>
        <w:t xml:space="preserve">Miller, J. D., and B. Quayle. 2015. Calibration and validation of immediate post-fire satellite derived data to three severity metrics. Fire Ecology </w:t>
      </w:r>
      <w:r w:rsidRPr="00DD1DE4">
        <w:rPr>
          <w:b/>
          <w:noProof/>
        </w:rPr>
        <w:t>11</w:t>
      </w:r>
      <w:r w:rsidRPr="00DD1DE4">
        <w:rPr>
          <w:noProof/>
        </w:rPr>
        <w:t>:12-30.</w:t>
      </w:r>
      <w:bookmarkEnd w:id="65"/>
    </w:p>
    <w:p w14:paraId="52F0E3F9" w14:textId="77777777" w:rsidR="00DD1DE4" w:rsidRPr="00DD1DE4" w:rsidRDefault="00DD1DE4" w:rsidP="00DD1DE4">
      <w:pPr>
        <w:pStyle w:val="EndNoteBibliography"/>
        <w:ind w:left="420" w:hanging="420"/>
        <w:rPr>
          <w:noProof/>
        </w:rPr>
      </w:pPr>
      <w:bookmarkStart w:id="66" w:name="_ENREF_19"/>
      <w:r w:rsidRPr="00DD1DE4">
        <w:rPr>
          <w:noProof/>
        </w:rPr>
        <w:t xml:space="preserve">Miller, J. D., and H. Safford. 2012. Trends in wildfire severity 1984-2010 in the Sierra Nevada, Modoc Plateau and southern Cascades, California, USA. Fire Ecology </w:t>
      </w:r>
      <w:r w:rsidRPr="00DD1DE4">
        <w:rPr>
          <w:b/>
          <w:noProof/>
        </w:rPr>
        <w:t>8</w:t>
      </w:r>
      <w:r w:rsidRPr="00DD1DE4">
        <w:rPr>
          <w:noProof/>
        </w:rPr>
        <w:t>:41-57.</w:t>
      </w:r>
      <w:bookmarkEnd w:id="66"/>
    </w:p>
    <w:p w14:paraId="67D581ED" w14:textId="77777777" w:rsidR="00DD1DE4" w:rsidRPr="00DD1DE4" w:rsidRDefault="00DD1DE4" w:rsidP="00DD1DE4">
      <w:pPr>
        <w:pStyle w:val="EndNoteBibliography"/>
        <w:ind w:left="420" w:hanging="420"/>
        <w:rPr>
          <w:noProof/>
        </w:rPr>
      </w:pPr>
      <w:bookmarkStart w:id="67" w:name="_ENREF_20"/>
      <w:r w:rsidRPr="00DD1DE4">
        <w:rPr>
          <w:noProof/>
        </w:rPr>
        <w:t xml:space="preserve">Miller, J. D., H. D. Safford, M. Crimmins, and A. E. Thode. 2009b. Quantitative evidence for increasing forest fire severity in the Sierra Nevada and southern Cascade Mountains, California and Nevada, USA. Ecosystems </w:t>
      </w:r>
      <w:r w:rsidRPr="00DD1DE4">
        <w:rPr>
          <w:b/>
          <w:noProof/>
        </w:rPr>
        <w:t>12</w:t>
      </w:r>
      <w:r w:rsidRPr="00DD1DE4">
        <w:rPr>
          <w:noProof/>
        </w:rPr>
        <w:t>:16-32.</w:t>
      </w:r>
      <w:bookmarkEnd w:id="67"/>
    </w:p>
    <w:p w14:paraId="27A6D395" w14:textId="77777777" w:rsidR="00DD1DE4" w:rsidRPr="00DD1DE4" w:rsidRDefault="00DD1DE4" w:rsidP="00DD1DE4">
      <w:pPr>
        <w:pStyle w:val="EndNoteBibliography"/>
        <w:ind w:left="420" w:hanging="420"/>
        <w:rPr>
          <w:noProof/>
        </w:rPr>
      </w:pPr>
      <w:bookmarkStart w:id="68" w:name="_ENREF_21"/>
      <w:r w:rsidRPr="00DD1DE4">
        <w:rPr>
          <w:noProof/>
        </w:rPr>
        <w:t xml:space="preserve">Miller, J. D., C. N. Skinner, H. D. Safford, E. E. Knapp, and C. M. Ramirez. 2012. Trends and causes of severity, size, and number of fires in northwestern California, USA. Ecological Applications </w:t>
      </w:r>
      <w:r w:rsidRPr="00DD1DE4">
        <w:rPr>
          <w:b/>
          <w:noProof/>
        </w:rPr>
        <w:t>22</w:t>
      </w:r>
      <w:r w:rsidRPr="00DD1DE4">
        <w:rPr>
          <w:noProof/>
        </w:rPr>
        <w:t>:184-203.</w:t>
      </w:r>
      <w:bookmarkEnd w:id="68"/>
    </w:p>
    <w:p w14:paraId="247607DE" w14:textId="77777777" w:rsidR="00DD1DE4" w:rsidRPr="00DD1DE4" w:rsidRDefault="00DD1DE4" w:rsidP="00DD1DE4">
      <w:pPr>
        <w:pStyle w:val="EndNoteBibliography"/>
        <w:ind w:left="420" w:hanging="420"/>
        <w:rPr>
          <w:noProof/>
        </w:rPr>
      </w:pPr>
      <w:bookmarkStart w:id="69" w:name="_ENREF_22"/>
      <w:r w:rsidRPr="00DD1DE4">
        <w:rPr>
          <w:noProof/>
        </w:rPr>
        <w:t xml:space="preserve">Miller, J. D., and A. E. Thode. 2007. Quantifying burn severity in a heterogeneous landscape with a relative version of the delta Normalized Burn Ratio (dNBR). Remote Sensing of Environment </w:t>
      </w:r>
      <w:r w:rsidRPr="00DD1DE4">
        <w:rPr>
          <w:b/>
          <w:noProof/>
        </w:rPr>
        <w:t>109</w:t>
      </w:r>
      <w:r w:rsidRPr="00DD1DE4">
        <w:rPr>
          <w:noProof/>
        </w:rPr>
        <w:t>:66-80.</w:t>
      </w:r>
      <w:bookmarkEnd w:id="69"/>
    </w:p>
    <w:p w14:paraId="4A4C395E" w14:textId="77777777" w:rsidR="00DD1DE4" w:rsidRPr="00DD1DE4" w:rsidRDefault="00DD1DE4" w:rsidP="00DD1DE4">
      <w:pPr>
        <w:pStyle w:val="EndNoteBibliography"/>
        <w:ind w:left="420" w:hanging="420"/>
        <w:rPr>
          <w:noProof/>
        </w:rPr>
      </w:pPr>
      <w:bookmarkStart w:id="70" w:name="_ENREF_23"/>
      <w:r w:rsidRPr="00DD1DE4">
        <w:rPr>
          <w:noProof/>
        </w:rPr>
        <w:t xml:space="preserve">Perry, D. A., P. F. Hessburg, C. N. Skinner, T. A. Spies, S. L. Stephens, A. H. Taylor, J. F. Franklin, B. McComb, and G. Riegel. 2011. The ecology of mixed severity fire regimes in Washington, Oregon, and northern California. Forest Ecology and Management </w:t>
      </w:r>
      <w:r w:rsidRPr="00DD1DE4">
        <w:rPr>
          <w:b/>
          <w:noProof/>
        </w:rPr>
        <w:t>262</w:t>
      </w:r>
      <w:r w:rsidRPr="00DD1DE4">
        <w:rPr>
          <w:noProof/>
        </w:rPr>
        <w:t>:703-717.</w:t>
      </w:r>
      <w:bookmarkEnd w:id="70"/>
    </w:p>
    <w:p w14:paraId="4B59AD46" w14:textId="77777777" w:rsidR="00DD1DE4" w:rsidRPr="00DD1DE4" w:rsidRDefault="00DD1DE4" w:rsidP="00DD1DE4">
      <w:pPr>
        <w:pStyle w:val="EndNoteBibliography"/>
        <w:ind w:left="420" w:hanging="420"/>
        <w:rPr>
          <w:noProof/>
        </w:rPr>
      </w:pPr>
      <w:bookmarkStart w:id="71" w:name="_ENREF_24"/>
      <w:r w:rsidRPr="00DD1DE4">
        <w:rPr>
          <w:noProof/>
        </w:rPr>
        <w:t xml:space="preserve">Picotte, J. J., B. Peterson, G. Meier, and S. M. Howard. 2016. 1984–2010 trends in fire burn severity and area for the conterminous US. International Journal of Wildland Fire </w:t>
      </w:r>
      <w:r w:rsidRPr="00DD1DE4">
        <w:rPr>
          <w:b/>
          <w:noProof/>
        </w:rPr>
        <w:t>25</w:t>
      </w:r>
      <w:r w:rsidRPr="00DD1DE4">
        <w:rPr>
          <w:noProof/>
        </w:rPr>
        <w:t>:413-420.</w:t>
      </w:r>
      <w:bookmarkEnd w:id="71"/>
    </w:p>
    <w:p w14:paraId="5D01DD31" w14:textId="77777777" w:rsidR="00DD1DE4" w:rsidRPr="00DD1DE4" w:rsidRDefault="00DD1DE4" w:rsidP="00DD1DE4">
      <w:pPr>
        <w:pStyle w:val="EndNoteBibliography"/>
        <w:ind w:left="420" w:hanging="420"/>
        <w:rPr>
          <w:noProof/>
        </w:rPr>
      </w:pPr>
      <w:bookmarkStart w:id="72" w:name="_ENREF_25"/>
      <w:r w:rsidRPr="00DD1DE4">
        <w:rPr>
          <w:noProof/>
        </w:rPr>
        <w:t xml:space="preserve">Stevens, J. T., H. D. Safford, and A. M. Latimer. 2014. Wildfire-contingent effects of fuel treatments can promote ecological resilience in seasonally dry conifer forests. Canadian Journal of Forest Research </w:t>
      </w:r>
      <w:r w:rsidRPr="00DD1DE4">
        <w:rPr>
          <w:b/>
          <w:noProof/>
        </w:rPr>
        <w:t>44</w:t>
      </w:r>
      <w:r w:rsidRPr="00DD1DE4">
        <w:rPr>
          <w:noProof/>
        </w:rPr>
        <w:t>:843-854.</w:t>
      </w:r>
      <w:bookmarkEnd w:id="72"/>
    </w:p>
    <w:p w14:paraId="5C83ABA0" w14:textId="77777777" w:rsidR="00DD1DE4" w:rsidRPr="00DD1DE4" w:rsidRDefault="00DD1DE4" w:rsidP="00DD1DE4">
      <w:pPr>
        <w:pStyle w:val="EndNoteBibliography"/>
        <w:ind w:left="420" w:hanging="420"/>
        <w:rPr>
          <w:noProof/>
        </w:rPr>
      </w:pPr>
      <w:bookmarkStart w:id="73" w:name="_ENREF_26"/>
      <w:r w:rsidRPr="00DD1DE4">
        <w:rPr>
          <w:noProof/>
        </w:rPr>
        <w:t xml:space="preserve">Swanson, M. E., J. F. Franklin, R. L. Beschta, C. M. Crisafulli, D. A. DellaSala, R. L. Hutto, D. B. Lindenmayer, and F. J. Swanson. 2011. The forgotten stage of forest succession: early-successional ecosystems on forest sites. Frontiers in Ecology and the Environment </w:t>
      </w:r>
      <w:r w:rsidRPr="00DD1DE4">
        <w:rPr>
          <w:b/>
          <w:noProof/>
        </w:rPr>
        <w:t>9</w:t>
      </w:r>
      <w:r w:rsidRPr="00DD1DE4">
        <w:rPr>
          <w:noProof/>
        </w:rPr>
        <w:t>:117-125.</w:t>
      </w:r>
      <w:bookmarkEnd w:id="73"/>
    </w:p>
    <w:p w14:paraId="1CB14EB1" w14:textId="77777777" w:rsidR="00DD1DE4" w:rsidRPr="00DD1DE4" w:rsidRDefault="00DD1DE4" w:rsidP="00DD1DE4">
      <w:pPr>
        <w:pStyle w:val="EndNoteBibliography"/>
        <w:ind w:left="420" w:hanging="420"/>
        <w:rPr>
          <w:noProof/>
        </w:rPr>
      </w:pPr>
      <w:bookmarkStart w:id="74" w:name="_ENREF_27"/>
      <w:r w:rsidRPr="00DD1DE4">
        <w:rPr>
          <w:noProof/>
        </w:rPr>
        <w:t xml:space="preserve">Therneau, T. M., B. Atkinson, and B. Ripley. 2010. rpart: Recursive partitioning. R package version </w:t>
      </w:r>
      <w:r w:rsidRPr="00DD1DE4">
        <w:rPr>
          <w:b/>
          <w:noProof/>
        </w:rPr>
        <w:t>3</w:t>
      </w:r>
      <w:r w:rsidRPr="00DD1DE4">
        <w:rPr>
          <w:noProof/>
        </w:rPr>
        <w:t>:1-46.</w:t>
      </w:r>
      <w:bookmarkEnd w:id="74"/>
    </w:p>
    <w:p w14:paraId="1DBAA473" w14:textId="77777777" w:rsidR="00DD1DE4" w:rsidRPr="00DD1DE4" w:rsidRDefault="00DD1DE4" w:rsidP="00DD1DE4">
      <w:pPr>
        <w:pStyle w:val="EndNoteBibliography"/>
        <w:ind w:left="420" w:hanging="420"/>
        <w:rPr>
          <w:noProof/>
        </w:rPr>
      </w:pPr>
      <w:bookmarkStart w:id="75" w:name="_ENREF_28"/>
      <w:r w:rsidRPr="00DD1DE4">
        <w:rPr>
          <w:noProof/>
        </w:rPr>
        <w:t xml:space="preserve">Welch, K. R., H. D. Safford, and T. P. Young. 2016. Predicting conifer establishment post wildfire in mixed conifer forests of the North American Mediterranean-climate zone. Ecosphere </w:t>
      </w:r>
      <w:r w:rsidRPr="00DD1DE4">
        <w:rPr>
          <w:b/>
          <w:noProof/>
        </w:rPr>
        <w:t>7</w:t>
      </w:r>
      <w:r w:rsidRPr="00DD1DE4">
        <w:rPr>
          <w:noProof/>
        </w:rPr>
        <w:t>:e01609-n/a.</w:t>
      </w:r>
      <w:bookmarkEnd w:id="75"/>
    </w:p>
    <w:p w14:paraId="0661A64B" w14:textId="69EBFFA1" w:rsidR="00D45535" w:rsidRDefault="005A6918" w:rsidP="00D45535">
      <w:pPr>
        <w:spacing w:line="480" w:lineRule="auto"/>
        <w:ind w:firstLine="720"/>
        <w:rPr>
          <w:rFonts w:ascii="Times New Roman" w:hAnsi="Times New Roman" w:cs="Times New Roman"/>
        </w:rPr>
      </w:pPr>
      <w:r>
        <w:rPr>
          <w:rFonts w:ascii="Times New Roman" w:hAnsi="Times New Roman" w:cs="Times New Roman"/>
        </w:rPr>
        <w:fldChar w:fldCharType="end"/>
      </w:r>
    </w:p>
    <w:p w14:paraId="525B2524" w14:textId="77777777" w:rsidR="00C07F7D" w:rsidRDefault="00C07F7D" w:rsidP="00D45535">
      <w:pPr>
        <w:spacing w:line="480" w:lineRule="auto"/>
        <w:ind w:firstLine="720"/>
        <w:rPr>
          <w:rFonts w:ascii="Times New Roman" w:hAnsi="Times New Roman" w:cs="Times New Roman"/>
        </w:rPr>
      </w:pPr>
    </w:p>
    <w:p w14:paraId="0093A403" w14:textId="77777777" w:rsidR="00C07F7D" w:rsidRDefault="00C07F7D" w:rsidP="00C07F7D">
      <w:pPr>
        <w:rPr>
          <w:rFonts w:ascii="Times New Roman" w:hAnsi="Times New Roman" w:cs="Times New Roman"/>
          <w:b/>
        </w:rPr>
        <w:sectPr w:rsidR="00C07F7D" w:rsidSect="0075060F">
          <w:pgSz w:w="12240" w:h="15840"/>
          <w:pgMar w:top="1440" w:right="1440" w:bottom="1440" w:left="1440" w:header="720" w:footer="720" w:gutter="0"/>
          <w:lnNumType w:countBy="1" w:restart="continuous"/>
          <w:cols w:space="720"/>
        </w:sectPr>
      </w:pPr>
    </w:p>
    <w:p w14:paraId="3CE13A50" w14:textId="22FCE595" w:rsidR="00C07F7D" w:rsidRPr="00B16E59" w:rsidRDefault="00C07F7D" w:rsidP="00C07F7D">
      <w:pPr>
        <w:spacing w:line="480" w:lineRule="auto"/>
        <w:rPr>
          <w:rFonts w:ascii="Times New Roman" w:hAnsi="Times New Roman" w:cs="Times New Roman"/>
        </w:rPr>
      </w:pPr>
      <w:r>
        <w:rPr>
          <w:rFonts w:ascii="Times New Roman" w:hAnsi="Times New Roman" w:cs="Times New Roman"/>
          <w:b/>
        </w:rPr>
        <w:lastRenderedPageBreak/>
        <w:t>Table 1</w:t>
      </w:r>
      <w:r w:rsidR="00B16E59">
        <w:rPr>
          <w:rFonts w:ascii="Times New Roman" w:hAnsi="Times New Roman" w:cs="Times New Roman"/>
        </w:rPr>
        <w:t>: Five best candidate models of SDC, based on AIC comparison.</w:t>
      </w:r>
    </w:p>
    <w:tbl>
      <w:tblPr>
        <w:tblW w:w="0" w:type="auto"/>
        <w:tblCellMar>
          <w:top w:w="15" w:type="dxa"/>
          <w:left w:w="15" w:type="dxa"/>
          <w:bottom w:w="15" w:type="dxa"/>
          <w:right w:w="15" w:type="dxa"/>
        </w:tblCellMar>
        <w:tblLook w:val="04A0" w:firstRow="1" w:lastRow="0" w:firstColumn="1" w:lastColumn="0" w:noHBand="0" w:noVBand="1"/>
      </w:tblPr>
      <w:tblGrid>
        <w:gridCol w:w="1147"/>
        <w:gridCol w:w="725"/>
        <w:gridCol w:w="725"/>
        <w:gridCol w:w="725"/>
        <w:gridCol w:w="725"/>
        <w:gridCol w:w="725"/>
      </w:tblGrid>
      <w:tr w:rsidR="00B16E59" w:rsidRPr="00B16E59" w14:paraId="15861C9E" w14:textId="77777777" w:rsidTr="00B16E59">
        <w:trPr>
          <w:tblHeader/>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258C217"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gridSpan w:val="5"/>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21AB45D"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Model #</w:t>
            </w:r>
          </w:p>
        </w:tc>
      </w:tr>
      <w:tr w:rsidR="00B16E59" w:rsidRPr="00B16E59" w14:paraId="671FF5FC" w14:textId="77777777" w:rsidTr="00B16E59">
        <w:trPr>
          <w:tblHeader/>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504A227"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Model AIC </w:t>
            </w:r>
            <w:r w:rsidRPr="00B16E59">
              <w:rPr>
                <w:rFonts w:ascii="Times New Roman" w:hAnsi="Times New Roman" w:cs="Times New Roman"/>
                <w:b/>
                <w:bCs/>
                <w:color w:val="000000"/>
                <w:sz w:val="22"/>
                <w:szCs w:val="22"/>
                <w:lang w:eastAsia="en-US"/>
              </w:rPr>
              <w:br/>
              <w:t>/coefficients</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DCD9A52"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3A601B2"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29BF58F"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4285E5E"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BB919CF"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5</w:t>
            </w:r>
          </w:p>
        </w:tc>
      </w:tr>
      <w:tr w:rsidR="00B16E59" w:rsidRPr="00B16E59" w14:paraId="6A75D839"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02CB1F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AIC</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DB34BE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890.12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272F51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890.73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F307075"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890.86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05705D5"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890.87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587813C"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891.17</w:t>
            </w:r>
          </w:p>
        </w:tc>
      </w:tr>
      <w:tr w:rsidR="00B16E59" w:rsidRPr="00B16E59" w14:paraId="1115A690"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5F5059B"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(Intercept)</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3E4F1A9"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6.645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117BEE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4.993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7029973"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-4.36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9C5B734"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4.741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1122B58"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-4.502</w:t>
            </w:r>
          </w:p>
        </w:tc>
      </w:tr>
      <w:tr w:rsidR="00B16E59" w:rsidRPr="00B16E59" w14:paraId="3278A3B2"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6A3A2C1"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agencyUSF</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EA781AE"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0.386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B26D990"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0.387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C752B9F"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0.422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617697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0.412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B352FD4"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0.42</w:t>
            </w:r>
          </w:p>
        </w:tc>
      </w:tr>
      <w:tr w:rsidR="00B16E59" w:rsidRPr="00B16E59" w14:paraId="52A6AEE7"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2CA8AC"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agencyNPS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14FB37D"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0.483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9A5968F"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0.512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08D9EC0"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0.481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4100B6F"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0.475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693797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0.508</w:t>
            </w:r>
          </w:p>
        </w:tc>
      </w:tr>
      <w:tr w:rsidR="00B16E59" w:rsidRPr="00B16E59" w14:paraId="67F8047C"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F90BF5D"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classWFU</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F0A3EC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0.193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7166880"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0.211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1B3D00B"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0.176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A40EBCC"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0.185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7A2B49E"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0.195</w:t>
            </w:r>
          </w:p>
        </w:tc>
      </w:tr>
      <w:tr w:rsidR="00B16E59" w:rsidRPr="00B16E59" w14:paraId="1600EF80"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0D10940"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max_tmmx</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E5CADEC"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4891020"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93C69DA"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DB59BF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B2C854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-0.009</w:t>
            </w:r>
          </w:p>
        </w:tc>
      </w:tr>
      <w:tr w:rsidR="00B16E59" w:rsidRPr="00B16E59" w14:paraId="54192A2C"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CF0AFA8"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fire_year</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88F95AC"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-0.022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76DD8ED"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C27D63D"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F52A957"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-0.022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1375DE0" w14:textId="77777777" w:rsidR="00B16E59" w:rsidRPr="00B16E59" w:rsidRDefault="00B16E59" w:rsidP="00B16E59">
            <w:pPr>
              <w:rPr>
                <w:rFonts w:ascii="-webkit-standard" w:eastAsia="Times New Roman" w:hAnsi="-webkit-standard" w:cs="Times New Roman"/>
                <w:color w:val="000000"/>
                <w:sz w:val="20"/>
                <w:szCs w:val="20"/>
                <w:lang w:eastAsia="en-US"/>
              </w:rPr>
            </w:pPr>
          </w:p>
        </w:tc>
      </w:tr>
      <w:tr w:rsidR="00B16E59" w:rsidRPr="00B16E59" w14:paraId="2769EB39"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473C4FB"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max_bi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858B9B5"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ED93D82"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F195528"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0.018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9E4AA76"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46C3CEB"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-0.003</w:t>
            </w:r>
          </w:p>
        </w:tc>
      </w:tr>
      <w:tr w:rsidR="00B16E59" w:rsidRPr="00B16E59" w14:paraId="56564D74"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571BA1B"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max_tmmn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6FD73D4"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0.019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4515393"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EFFF3CA"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C38478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61BDF67" w14:textId="77777777" w:rsidR="00B16E59" w:rsidRPr="00B16E59" w:rsidRDefault="00B16E59" w:rsidP="00B16E59">
            <w:pPr>
              <w:rPr>
                <w:rFonts w:ascii="-webkit-standard" w:eastAsia="Times New Roman" w:hAnsi="-webkit-standard" w:cs="Times New Roman"/>
                <w:color w:val="000000"/>
                <w:sz w:val="20"/>
                <w:szCs w:val="20"/>
                <w:lang w:eastAsia="en-US"/>
              </w:rPr>
            </w:pPr>
          </w:p>
        </w:tc>
      </w:tr>
      <w:tr w:rsidR="00B16E59" w:rsidRPr="00B16E59" w14:paraId="74879B96"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7E64F94"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min_rmax</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987C4F1"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89B4C23"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8C4947D"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881349C"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FCC1D2A" w14:textId="77777777" w:rsidR="00B16E59" w:rsidRPr="00B16E59" w:rsidRDefault="00B16E59" w:rsidP="00B16E59">
            <w:pPr>
              <w:rPr>
                <w:rFonts w:ascii="-webkit-standard" w:eastAsia="Times New Roman" w:hAnsi="-webkit-standard" w:cs="Times New Roman"/>
                <w:color w:val="000000"/>
                <w:sz w:val="20"/>
                <w:szCs w:val="20"/>
                <w:lang w:eastAsia="en-US"/>
              </w:rPr>
            </w:pPr>
          </w:p>
        </w:tc>
      </w:tr>
    </w:tbl>
    <w:p w14:paraId="650A3EA8" w14:textId="01D0B6BA" w:rsidR="00C07F7D" w:rsidRDefault="00C07F7D">
      <w:pPr>
        <w:rPr>
          <w:rFonts w:ascii="Times New Roman" w:hAnsi="Times New Roman" w:cs="Times New Roman"/>
        </w:rPr>
      </w:pPr>
      <w:r>
        <w:rPr>
          <w:rFonts w:ascii="Times New Roman" w:hAnsi="Times New Roman" w:cs="Times New Roman"/>
        </w:rPr>
        <w:br w:type="page"/>
      </w:r>
    </w:p>
    <w:p w14:paraId="3EFEA369" w14:textId="47F49F1E" w:rsidR="00C07F7D" w:rsidRPr="00233FE9" w:rsidRDefault="00233FE9" w:rsidP="00C07F7D">
      <w:pPr>
        <w:spacing w:line="480" w:lineRule="auto"/>
        <w:rPr>
          <w:rFonts w:ascii="Times New Roman" w:hAnsi="Times New Roman" w:cs="Times New Roman"/>
        </w:rPr>
      </w:pPr>
      <w:r>
        <w:rPr>
          <w:rFonts w:ascii="Times New Roman" w:hAnsi="Times New Roman" w:cs="Times New Roman"/>
          <w:b/>
        </w:rPr>
        <w:lastRenderedPageBreak/>
        <w:t>Figure 1</w:t>
      </w:r>
      <w:r>
        <w:rPr>
          <w:rFonts w:ascii="Times New Roman" w:hAnsi="Times New Roman" w:cs="Times New Roman"/>
        </w:rPr>
        <w:t>: Range of possible SDC values as a function of patch radius</w:t>
      </w:r>
    </w:p>
    <w:p w14:paraId="0BEB4C75" w14:textId="1387D3F1" w:rsidR="00233FE9" w:rsidRDefault="00745CD4">
      <w:pPr>
        <w:rPr>
          <w:rFonts w:ascii="Times New Roman" w:hAnsi="Times New Roman" w:cs="Times New Roman"/>
          <w:b/>
        </w:rPr>
      </w:pPr>
      <w:r>
        <w:rPr>
          <w:rFonts w:ascii="Times New Roman" w:hAnsi="Times New Roman" w:cs="Times New Roman"/>
          <w:b/>
          <w:noProof/>
          <w:lang w:eastAsia="en-US"/>
        </w:rPr>
        <w:drawing>
          <wp:inline distT="0" distB="0" distL="0" distR="0" wp14:anchorId="5CDA734E" wp14:editId="2C221EB9">
            <wp:extent cx="5022426" cy="7533640"/>
            <wp:effectExtent l="0" t="0" r="698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2017-04-27.png"/>
                    <pic:cNvPicPr/>
                  </pic:nvPicPr>
                  <pic:blipFill>
                    <a:blip r:embed="rId10">
                      <a:extLst>
                        <a:ext uri="{28A0092B-C50C-407E-A947-70E740481C1C}">
                          <a14:useLocalDpi xmlns:a14="http://schemas.microsoft.com/office/drawing/2010/main" val="0"/>
                        </a:ext>
                      </a:extLst>
                    </a:blip>
                    <a:stretch>
                      <a:fillRect/>
                    </a:stretch>
                  </pic:blipFill>
                  <pic:spPr>
                    <a:xfrm>
                      <a:off x="0" y="0"/>
                      <a:ext cx="5023505" cy="7535259"/>
                    </a:xfrm>
                    <a:prstGeom prst="rect">
                      <a:avLst/>
                    </a:prstGeom>
                  </pic:spPr>
                </pic:pic>
              </a:graphicData>
            </a:graphic>
          </wp:inline>
        </w:drawing>
      </w:r>
      <w:r w:rsidR="00233FE9">
        <w:rPr>
          <w:rFonts w:ascii="Times New Roman" w:hAnsi="Times New Roman" w:cs="Times New Roman"/>
          <w:b/>
        </w:rPr>
        <w:br w:type="page"/>
      </w:r>
    </w:p>
    <w:p w14:paraId="2FE4A3FE" w14:textId="0CD6A18B" w:rsidR="00233FE9" w:rsidRPr="00B16E59" w:rsidRDefault="00233FE9" w:rsidP="00C07F7D">
      <w:pPr>
        <w:spacing w:line="480" w:lineRule="auto"/>
        <w:rPr>
          <w:rFonts w:ascii="Times New Roman" w:hAnsi="Times New Roman" w:cs="Times New Roman"/>
        </w:rPr>
      </w:pPr>
      <w:r>
        <w:rPr>
          <w:rFonts w:ascii="Times New Roman" w:hAnsi="Times New Roman" w:cs="Times New Roman"/>
          <w:b/>
        </w:rPr>
        <w:lastRenderedPageBreak/>
        <w:t>Figure 2</w:t>
      </w:r>
      <w:r>
        <w:rPr>
          <w:rFonts w:ascii="Times New Roman" w:hAnsi="Times New Roman" w:cs="Times New Roman"/>
        </w:rPr>
        <w:t xml:space="preserve">: </w:t>
      </w:r>
      <w:r w:rsidR="00234E49">
        <w:rPr>
          <w:rFonts w:ascii="Times New Roman" w:hAnsi="Times New Roman" w:cs="Times New Roman"/>
        </w:rPr>
        <w:t xml:space="preserve">Regression tree based off model 2 (Table 1). Values in ovals are </w:t>
      </w:r>
      <w:proofErr w:type="spellStart"/>
      <w:r w:rsidR="00234E49">
        <w:rPr>
          <w:rFonts w:ascii="Times New Roman" w:hAnsi="Times New Roman" w:cs="Times New Roman"/>
        </w:rPr>
        <w:t>ln</w:t>
      </w:r>
      <w:proofErr w:type="spellEnd"/>
      <w:r w:rsidR="00234E49">
        <w:rPr>
          <w:rFonts w:ascii="Times New Roman" w:hAnsi="Times New Roman" w:cs="Times New Roman"/>
        </w:rPr>
        <w:t>-transformed SDC values.</w:t>
      </w:r>
      <w:r w:rsidR="00CC2925">
        <w:rPr>
          <w:rFonts w:ascii="Times New Roman" w:hAnsi="Times New Roman" w:cs="Times New Roman"/>
        </w:rPr>
        <w:t xml:space="preserve"> Variables are fire </w:t>
      </w:r>
      <w:r w:rsidR="00B16E59">
        <w:rPr>
          <w:rFonts w:ascii="Times New Roman" w:hAnsi="Times New Roman" w:cs="Times New Roman"/>
        </w:rPr>
        <w:t xml:space="preserve">management </w:t>
      </w:r>
      <w:r w:rsidR="00CC2925">
        <w:rPr>
          <w:rFonts w:ascii="Times New Roman" w:hAnsi="Times New Roman" w:cs="Times New Roman"/>
        </w:rPr>
        <w:t xml:space="preserve">class (Suppression </w:t>
      </w:r>
      <w:r w:rsidR="00CC2925">
        <w:rPr>
          <w:rFonts w:ascii="Times New Roman" w:hAnsi="Times New Roman" w:cs="Times New Roman"/>
          <w:i/>
        </w:rPr>
        <w:t>SUP</w:t>
      </w:r>
      <w:r w:rsidR="00CC2925">
        <w:rPr>
          <w:rFonts w:ascii="Times New Roman" w:hAnsi="Times New Roman" w:cs="Times New Roman"/>
        </w:rPr>
        <w:t xml:space="preserve"> or Wildland fire-use </w:t>
      </w:r>
      <w:r w:rsidR="00CC2925">
        <w:rPr>
          <w:rFonts w:ascii="Times New Roman" w:hAnsi="Times New Roman" w:cs="Times New Roman"/>
          <w:i/>
        </w:rPr>
        <w:t>WFU</w:t>
      </w:r>
      <w:r w:rsidR="00CC2925">
        <w:rPr>
          <w:rFonts w:ascii="Times New Roman" w:hAnsi="Times New Roman" w:cs="Times New Roman"/>
        </w:rPr>
        <w:t xml:space="preserve">), </w:t>
      </w:r>
      <w:r w:rsidR="00B16E59">
        <w:rPr>
          <w:rFonts w:ascii="Times New Roman" w:hAnsi="Times New Roman" w:cs="Times New Roman"/>
        </w:rPr>
        <w:t>max high temperature during the burn window (</w:t>
      </w:r>
      <w:proofErr w:type="spellStart"/>
      <w:r w:rsidR="00B16E59">
        <w:rPr>
          <w:rFonts w:ascii="Times New Roman" w:hAnsi="Times New Roman" w:cs="Times New Roman"/>
        </w:rPr>
        <w:t>max_tmmx</w:t>
      </w:r>
      <w:proofErr w:type="spellEnd"/>
      <w:r w:rsidR="00B16E59">
        <w:rPr>
          <w:rFonts w:ascii="Times New Roman" w:hAnsi="Times New Roman" w:cs="Times New Roman"/>
        </w:rPr>
        <w:t xml:space="preserve">), fire year (1984 through 2015), and fire management agency (National Park Service </w:t>
      </w:r>
      <w:r w:rsidR="00B16E59">
        <w:rPr>
          <w:rFonts w:ascii="Times New Roman" w:hAnsi="Times New Roman" w:cs="Times New Roman"/>
          <w:i/>
        </w:rPr>
        <w:t>NPS</w:t>
      </w:r>
      <w:r w:rsidR="00B16E59">
        <w:rPr>
          <w:rFonts w:ascii="Times New Roman" w:hAnsi="Times New Roman" w:cs="Times New Roman"/>
        </w:rPr>
        <w:t xml:space="preserve">, US Forest Service </w:t>
      </w:r>
      <w:r w:rsidR="00B16E59">
        <w:rPr>
          <w:rFonts w:ascii="Times New Roman" w:hAnsi="Times New Roman" w:cs="Times New Roman"/>
          <w:i/>
        </w:rPr>
        <w:t>USF</w:t>
      </w:r>
      <w:r w:rsidR="00B16E59">
        <w:rPr>
          <w:rFonts w:ascii="Times New Roman" w:hAnsi="Times New Roman" w:cs="Times New Roman"/>
        </w:rPr>
        <w:t xml:space="preserve">, </w:t>
      </w:r>
      <w:proofErr w:type="spellStart"/>
      <w:r w:rsidR="00B16E59">
        <w:rPr>
          <w:rFonts w:ascii="Times New Roman" w:hAnsi="Times New Roman" w:cs="Times New Roman"/>
        </w:rPr>
        <w:t>CalFIRE</w:t>
      </w:r>
      <w:proofErr w:type="spellEnd"/>
      <w:r w:rsidR="00B16E59">
        <w:rPr>
          <w:rFonts w:ascii="Times New Roman" w:hAnsi="Times New Roman" w:cs="Times New Roman"/>
        </w:rPr>
        <w:t xml:space="preserve"> </w:t>
      </w:r>
      <w:r w:rsidR="00B16E59">
        <w:rPr>
          <w:rFonts w:ascii="Times New Roman" w:hAnsi="Times New Roman" w:cs="Times New Roman"/>
          <w:i/>
        </w:rPr>
        <w:t>CDF</w:t>
      </w:r>
      <w:r w:rsidR="00B16E59">
        <w:rPr>
          <w:rFonts w:ascii="Times New Roman" w:hAnsi="Times New Roman" w:cs="Times New Roman"/>
        </w:rPr>
        <w:t xml:space="preserve">). </w:t>
      </w:r>
    </w:p>
    <w:p w14:paraId="167845AE" w14:textId="7FF2135E" w:rsidR="00234E49" w:rsidRDefault="00234E49"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04DDF82F" wp14:editId="1B5D1FD3">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2017-04-2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A3F257A" w14:textId="253615FA" w:rsidR="00682CA8" w:rsidRDefault="00234E49" w:rsidP="0022348B">
      <w:pPr>
        <w:rPr>
          <w:rFonts w:ascii="Times New Roman" w:hAnsi="Times New Roman" w:cs="Times New Roman"/>
        </w:rPr>
      </w:pPr>
      <w:r>
        <w:rPr>
          <w:rFonts w:ascii="Times New Roman" w:hAnsi="Times New Roman" w:cs="Times New Roman"/>
        </w:rPr>
        <w:br w:type="page"/>
      </w:r>
    </w:p>
    <w:p w14:paraId="35B8F1C2" w14:textId="21C1650D" w:rsidR="0022348B" w:rsidRPr="0022348B" w:rsidRDefault="0022348B" w:rsidP="00C07F7D">
      <w:pPr>
        <w:spacing w:line="480" w:lineRule="auto"/>
        <w:rPr>
          <w:rFonts w:ascii="Times New Roman" w:hAnsi="Times New Roman" w:cs="Times New Roman"/>
          <w:b/>
        </w:rPr>
      </w:pPr>
      <w:r>
        <w:rPr>
          <w:rFonts w:ascii="Times New Roman" w:hAnsi="Times New Roman" w:cs="Times New Roman"/>
          <w:b/>
        </w:rPr>
        <w:lastRenderedPageBreak/>
        <w:t>Figure 3:</w:t>
      </w:r>
    </w:p>
    <w:p w14:paraId="0A253105" w14:textId="0A367720" w:rsidR="00234E49" w:rsidRDefault="00682CA8"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53635784" wp14:editId="30CC23C9">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2017-04-2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4D7E092" w14:textId="7010EDA5" w:rsidR="0022348B" w:rsidRDefault="0022348B">
      <w:pPr>
        <w:rPr>
          <w:rFonts w:ascii="Times New Roman" w:hAnsi="Times New Roman" w:cs="Times New Roman"/>
        </w:rPr>
      </w:pPr>
      <w:r>
        <w:rPr>
          <w:rFonts w:ascii="Times New Roman" w:hAnsi="Times New Roman" w:cs="Times New Roman"/>
        </w:rPr>
        <w:br w:type="page"/>
      </w:r>
    </w:p>
    <w:p w14:paraId="33A3AD5E" w14:textId="62581E6F" w:rsidR="0022348B" w:rsidRPr="0022348B" w:rsidRDefault="0022348B" w:rsidP="0022348B">
      <w:pPr>
        <w:rPr>
          <w:rFonts w:ascii="Times New Roman" w:hAnsi="Times New Roman" w:cs="Times New Roman"/>
        </w:rPr>
      </w:pPr>
      <w:r>
        <w:rPr>
          <w:rFonts w:ascii="Times New Roman" w:hAnsi="Times New Roman" w:cs="Times New Roman"/>
          <w:b/>
        </w:rPr>
        <w:lastRenderedPageBreak/>
        <w:t xml:space="preserve">Figure </w:t>
      </w:r>
      <w:r w:rsidR="00CA64EA">
        <w:rPr>
          <w:rFonts w:ascii="Times New Roman" w:hAnsi="Times New Roman" w:cs="Times New Roman"/>
          <w:b/>
        </w:rPr>
        <w:t>4</w:t>
      </w:r>
      <w:r>
        <w:rPr>
          <w:rFonts w:ascii="Times New Roman" w:hAnsi="Times New Roman" w:cs="Times New Roman"/>
          <w:b/>
        </w:rPr>
        <w:t>:</w:t>
      </w:r>
      <w:r>
        <w:rPr>
          <w:rFonts w:ascii="Times New Roman" w:hAnsi="Times New Roman" w:cs="Times New Roman"/>
        </w:rPr>
        <w:t xml:space="preserve"> Trends in SDC, burn index and maximum high temperature over time. </w:t>
      </w:r>
    </w:p>
    <w:p w14:paraId="293ECB9D" w14:textId="77777777" w:rsidR="0022348B" w:rsidRDefault="0022348B" w:rsidP="0022348B">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0BE69EB2" wp14:editId="2962C7A4">
            <wp:extent cx="4966335" cy="7449503"/>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2017-04-25.png"/>
                    <pic:cNvPicPr/>
                  </pic:nvPicPr>
                  <pic:blipFill>
                    <a:blip r:embed="rId13">
                      <a:extLst>
                        <a:ext uri="{28A0092B-C50C-407E-A947-70E740481C1C}">
                          <a14:useLocalDpi xmlns:a14="http://schemas.microsoft.com/office/drawing/2010/main" val="0"/>
                        </a:ext>
                      </a:extLst>
                    </a:blip>
                    <a:stretch>
                      <a:fillRect/>
                    </a:stretch>
                  </pic:blipFill>
                  <pic:spPr>
                    <a:xfrm>
                      <a:off x="0" y="0"/>
                      <a:ext cx="4966335" cy="7449503"/>
                    </a:xfrm>
                    <a:prstGeom prst="rect">
                      <a:avLst/>
                    </a:prstGeom>
                  </pic:spPr>
                </pic:pic>
              </a:graphicData>
            </a:graphic>
          </wp:inline>
        </w:drawing>
      </w:r>
    </w:p>
    <w:p w14:paraId="6915FF0E" w14:textId="77777777" w:rsidR="0022348B" w:rsidRDefault="0022348B" w:rsidP="0022348B">
      <w:pPr>
        <w:rPr>
          <w:rFonts w:ascii="Times New Roman" w:hAnsi="Times New Roman" w:cs="Times New Roman"/>
        </w:rPr>
      </w:pPr>
      <w:r>
        <w:rPr>
          <w:rFonts w:ascii="Times New Roman" w:hAnsi="Times New Roman" w:cs="Times New Roman"/>
        </w:rPr>
        <w:br w:type="page"/>
      </w:r>
    </w:p>
    <w:p w14:paraId="0BF573ED" w14:textId="6C7A7E7E" w:rsidR="00CA64EA" w:rsidRDefault="00CA64EA" w:rsidP="00CA64EA">
      <w:pPr>
        <w:spacing w:line="480" w:lineRule="auto"/>
        <w:rPr>
          <w:rFonts w:ascii="Times New Roman" w:hAnsi="Times New Roman" w:cs="Times New Roman"/>
        </w:rPr>
      </w:pPr>
      <w:r w:rsidRPr="009F56EA">
        <w:rPr>
          <w:rFonts w:ascii="Times New Roman" w:hAnsi="Times New Roman" w:cs="Times New Roman"/>
          <w:b/>
        </w:rPr>
        <w:lastRenderedPageBreak/>
        <w:t xml:space="preserve">Figure </w:t>
      </w:r>
      <w:r>
        <w:rPr>
          <w:rFonts w:ascii="Times New Roman" w:hAnsi="Times New Roman" w:cs="Times New Roman"/>
          <w:b/>
        </w:rPr>
        <w:t>5</w:t>
      </w:r>
      <w:r>
        <w:rPr>
          <w:rFonts w:ascii="Times New Roman" w:hAnsi="Times New Roman" w:cs="Times New Roman"/>
        </w:rPr>
        <w:t xml:space="preserve">: Examples of SDC for a range of fires. </w:t>
      </w:r>
      <w:r w:rsidR="0090486A">
        <w:rPr>
          <w:rFonts w:ascii="Times New Roman" w:hAnsi="Times New Roman" w:cs="Times New Roman"/>
        </w:rPr>
        <w:t>F</w:t>
      </w:r>
      <w:r>
        <w:rPr>
          <w:rFonts w:ascii="Times New Roman" w:hAnsi="Times New Roman" w:cs="Times New Roman"/>
        </w:rPr>
        <w:t xml:space="preserve">ires </w:t>
      </w:r>
      <w:r w:rsidR="0090486A">
        <w:rPr>
          <w:rFonts w:ascii="Times New Roman" w:hAnsi="Times New Roman" w:cs="Times New Roman"/>
        </w:rPr>
        <w:t xml:space="preserve">in the same row </w:t>
      </w:r>
      <w:r>
        <w:rPr>
          <w:rFonts w:ascii="Times New Roman" w:hAnsi="Times New Roman" w:cs="Times New Roman"/>
        </w:rPr>
        <w:t xml:space="preserve">have similar areas and percent high-severity, corresponding to numbers 1-8 in Fig. 3. (Details will be filled in). SDC values are shown on figure. </w:t>
      </w:r>
      <w:r w:rsidR="0090486A">
        <w:rPr>
          <w:rFonts w:ascii="Times New Roman" w:hAnsi="Times New Roman" w:cs="Times New Roman"/>
        </w:rPr>
        <w:t>Fires in the right column have lower SDC values than comparably-sized fires in the left column.</w:t>
      </w:r>
    </w:p>
    <w:p w14:paraId="17B4CA5B" w14:textId="6C151251" w:rsidR="0022348B" w:rsidRPr="00233FE9" w:rsidRDefault="00CA64EA"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470290E8" wp14:editId="6ADCF08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2017-04-2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sectPr w:rsidR="0022348B" w:rsidRPr="00233FE9" w:rsidSect="0075060F">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7B5FBC" w14:textId="77777777" w:rsidR="00DD1DE4" w:rsidRDefault="00DD1DE4" w:rsidP="00D55DA2">
      <w:r>
        <w:separator/>
      </w:r>
    </w:p>
  </w:endnote>
  <w:endnote w:type="continuationSeparator" w:id="0">
    <w:p w14:paraId="041A5E2F" w14:textId="77777777" w:rsidR="00DD1DE4" w:rsidRDefault="00DD1DE4" w:rsidP="00D55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00002A87" w:usb1="80000000" w:usb2="00000008"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webkit-standard">
    <w:altName w:val="Times New Roman"/>
    <w:panose1 w:val="00000000000000000000"/>
    <w:charset w:val="00"/>
    <w:family w:val="roman"/>
    <w:notTrueType/>
    <w:pitch w:val="default"/>
  </w:font>
  <w:font w:name="Arial">
    <w:panose1 w:val="020B0604020202020204"/>
    <w:charset w:val="00"/>
    <w:family w:val="auto"/>
    <w:pitch w:val="variable"/>
    <w:sig w:usb0="00002A87" w:usb1="80000000" w:usb2="00000008"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5D43F4" w14:textId="77777777" w:rsidR="00DD1DE4" w:rsidRDefault="00DD1DE4"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04B724" w14:textId="77777777" w:rsidR="00DD1DE4" w:rsidRDefault="00DD1DE4" w:rsidP="00D55DA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83089" w14:textId="77777777" w:rsidR="00DD1DE4" w:rsidRDefault="00DD1DE4"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815A9">
      <w:rPr>
        <w:rStyle w:val="PageNumber"/>
        <w:noProof/>
      </w:rPr>
      <w:t>6</w:t>
    </w:r>
    <w:r>
      <w:rPr>
        <w:rStyle w:val="PageNumber"/>
      </w:rPr>
      <w:fldChar w:fldCharType="end"/>
    </w:r>
  </w:p>
  <w:p w14:paraId="09AADF06" w14:textId="77777777" w:rsidR="00DD1DE4" w:rsidRDefault="00DD1DE4" w:rsidP="00D55DA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B45DC6" w14:textId="77777777" w:rsidR="00DD1DE4" w:rsidRDefault="00DD1DE4" w:rsidP="00D55DA2">
      <w:r>
        <w:separator/>
      </w:r>
    </w:p>
  </w:footnote>
  <w:footnote w:type="continuationSeparator" w:id="0">
    <w:p w14:paraId="69698D2A" w14:textId="77777777" w:rsidR="00DD1DE4" w:rsidRDefault="00DD1DE4" w:rsidP="00D55DA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0&lt;/ScanUnformatted&gt;&lt;ScanChanges&gt;0&lt;/ScanChanges&gt;&lt;Suspended&gt;0&lt;/Suspended&gt;&lt;/ENInstantFormat&gt;"/>
    <w:docVar w:name="EN.Layout" w:val="&lt;ENLayout&gt;&lt;Style&gt;Ecology&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432&lt;/HangingIndent&gt;&lt;LineSpacing&gt;2&lt;/LineSpacing&gt;&lt;SpaceAfter&gt;0&lt;/SpaceAfter&gt;&lt;HyperlinksEnabled&gt;1&lt;/HyperlinksEnabled&gt;&lt;HyperlinksVisible&gt;0&lt;/HyperlinksVisible&gt;&lt;/ENLayout&gt;"/>
    <w:docVar w:name="EN.Libraries" w:val="&lt;Libraries&gt;&lt;item db-id=&quot;w0ppaavf8t2zvwe9f0oxa5rcervz0wedp050&quot;&gt;UCB PD Research&lt;record-ids&gt;&lt;item&gt;5&lt;/item&gt;&lt;item&gt;673&lt;/item&gt;&lt;item&gt;1099&lt;/item&gt;&lt;item&gt;1123&lt;/item&gt;&lt;item&gt;1125&lt;/item&gt;&lt;item&gt;1132&lt;/item&gt;&lt;item&gt;1226&lt;/item&gt;&lt;item&gt;1699&lt;/item&gt;&lt;item&gt;1887&lt;/item&gt;&lt;item&gt;2184&lt;/item&gt;&lt;item&gt;2191&lt;/item&gt;&lt;item&gt;2448&lt;/item&gt;&lt;item&gt;2648&lt;/item&gt;&lt;item&gt;2745&lt;/item&gt;&lt;item&gt;2895&lt;/item&gt;&lt;item&gt;3085&lt;/item&gt;&lt;item&gt;3121&lt;/item&gt;&lt;item&gt;3129&lt;/item&gt;&lt;item&gt;3151&lt;/item&gt;&lt;item&gt;3156&lt;/item&gt;&lt;item&gt;3314&lt;/item&gt;&lt;item&gt;3315&lt;/item&gt;&lt;item&gt;3336&lt;/item&gt;&lt;item&gt;3351&lt;/item&gt;&lt;item&gt;3352&lt;/item&gt;&lt;item&gt;3386&lt;/item&gt;&lt;item&gt;3458&lt;/item&gt;&lt;item&gt;3459&lt;/item&gt;&lt;/record-ids&gt;&lt;/item&gt;&lt;/Libraries&gt;"/>
  </w:docVars>
  <w:rsids>
    <w:rsidRoot w:val="00BF3424"/>
    <w:rsid w:val="00003301"/>
    <w:rsid w:val="00003478"/>
    <w:rsid w:val="000034ED"/>
    <w:rsid w:val="00007270"/>
    <w:rsid w:val="00012955"/>
    <w:rsid w:val="00021FCF"/>
    <w:rsid w:val="000234B5"/>
    <w:rsid w:val="0003234E"/>
    <w:rsid w:val="00032F37"/>
    <w:rsid w:val="00041E5E"/>
    <w:rsid w:val="0004320D"/>
    <w:rsid w:val="00044E93"/>
    <w:rsid w:val="0004544A"/>
    <w:rsid w:val="00050564"/>
    <w:rsid w:val="00051899"/>
    <w:rsid w:val="00051A5D"/>
    <w:rsid w:val="000546FA"/>
    <w:rsid w:val="00057A9F"/>
    <w:rsid w:val="00061CE0"/>
    <w:rsid w:val="000650B0"/>
    <w:rsid w:val="00065F98"/>
    <w:rsid w:val="00066F63"/>
    <w:rsid w:val="0007030B"/>
    <w:rsid w:val="0007073A"/>
    <w:rsid w:val="000732D6"/>
    <w:rsid w:val="00076EE7"/>
    <w:rsid w:val="0008070D"/>
    <w:rsid w:val="000838C2"/>
    <w:rsid w:val="00090C40"/>
    <w:rsid w:val="00090C49"/>
    <w:rsid w:val="0009214A"/>
    <w:rsid w:val="0009483D"/>
    <w:rsid w:val="000A0B47"/>
    <w:rsid w:val="000A143F"/>
    <w:rsid w:val="000A1C2E"/>
    <w:rsid w:val="000A22E1"/>
    <w:rsid w:val="000B08AB"/>
    <w:rsid w:val="000B1662"/>
    <w:rsid w:val="000B61C4"/>
    <w:rsid w:val="000B65C5"/>
    <w:rsid w:val="000B6716"/>
    <w:rsid w:val="000C4C4D"/>
    <w:rsid w:val="000D085D"/>
    <w:rsid w:val="000D21FB"/>
    <w:rsid w:val="000D2B66"/>
    <w:rsid w:val="000D434C"/>
    <w:rsid w:val="000D6138"/>
    <w:rsid w:val="000D621A"/>
    <w:rsid w:val="000D64C1"/>
    <w:rsid w:val="000D7297"/>
    <w:rsid w:val="000E10DE"/>
    <w:rsid w:val="000E1805"/>
    <w:rsid w:val="000E22F7"/>
    <w:rsid w:val="000E26C3"/>
    <w:rsid w:val="000E7998"/>
    <w:rsid w:val="0011119C"/>
    <w:rsid w:val="001146A6"/>
    <w:rsid w:val="00114D8A"/>
    <w:rsid w:val="00115ACD"/>
    <w:rsid w:val="00121D51"/>
    <w:rsid w:val="001301FF"/>
    <w:rsid w:val="00135306"/>
    <w:rsid w:val="00142C62"/>
    <w:rsid w:val="00144031"/>
    <w:rsid w:val="00145280"/>
    <w:rsid w:val="00145DA4"/>
    <w:rsid w:val="0014643E"/>
    <w:rsid w:val="0014669D"/>
    <w:rsid w:val="00146F6E"/>
    <w:rsid w:val="0016145E"/>
    <w:rsid w:val="00163046"/>
    <w:rsid w:val="00166CC8"/>
    <w:rsid w:val="0017329B"/>
    <w:rsid w:val="00174497"/>
    <w:rsid w:val="00177CFF"/>
    <w:rsid w:val="00181DBD"/>
    <w:rsid w:val="00184665"/>
    <w:rsid w:val="00191F05"/>
    <w:rsid w:val="00191F4A"/>
    <w:rsid w:val="001A2965"/>
    <w:rsid w:val="001A3B97"/>
    <w:rsid w:val="001A6D0B"/>
    <w:rsid w:val="001B3AE9"/>
    <w:rsid w:val="001B67D7"/>
    <w:rsid w:val="001B79F8"/>
    <w:rsid w:val="001C2421"/>
    <w:rsid w:val="001C48C1"/>
    <w:rsid w:val="001C756D"/>
    <w:rsid w:val="001D3EE0"/>
    <w:rsid w:val="001D768E"/>
    <w:rsid w:val="001E57A1"/>
    <w:rsid w:val="001E69A9"/>
    <w:rsid w:val="001F265D"/>
    <w:rsid w:val="001F3DE4"/>
    <w:rsid w:val="00211BDE"/>
    <w:rsid w:val="00222366"/>
    <w:rsid w:val="0022348B"/>
    <w:rsid w:val="00230B00"/>
    <w:rsid w:val="002323D4"/>
    <w:rsid w:val="00233FE9"/>
    <w:rsid w:val="0023430A"/>
    <w:rsid w:val="00234E49"/>
    <w:rsid w:val="00235D07"/>
    <w:rsid w:val="00240AA7"/>
    <w:rsid w:val="00242577"/>
    <w:rsid w:val="0024763A"/>
    <w:rsid w:val="00250334"/>
    <w:rsid w:val="00255E0B"/>
    <w:rsid w:val="002608DB"/>
    <w:rsid w:val="00261730"/>
    <w:rsid w:val="00261B20"/>
    <w:rsid w:val="00271239"/>
    <w:rsid w:val="002732F7"/>
    <w:rsid w:val="00273527"/>
    <w:rsid w:val="00273B87"/>
    <w:rsid w:val="002765BB"/>
    <w:rsid w:val="0027797B"/>
    <w:rsid w:val="002807C2"/>
    <w:rsid w:val="0028531B"/>
    <w:rsid w:val="002916D7"/>
    <w:rsid w:val="002937C6"/>
    <w:rsid w:val="00296F7F"/>
    <w:rsid w:val="002A2CC8"/>
    <w:rsid w:val="002A4A06"/>
    <w:rsid w:val="002A515A"/>
    <w:rsid w:val="002A740D"/>
    <w:rsid w:val="002B1236"/>
    <w:rsid w:val="002B127C"/>
    <w:rsid w:val="002B1B0B"/>
    <w:rsid w:val="002B2E75"/>
    <w:rsid w:val="002B496E"/>
    <w:rsid w:val="002C2E48"/>
    <w:rsid w:val="002C3E31"/>
    <w:rsid w:val="002C6D76"/>
    <w:rsid w:val="002E23F9"/>
    <w:rsid w:val="002E488E"/>
    <w:rsid w:val="002F17AB"/>
    <w:rsid w:val="002F4166"/>
    <w:rsid w:val="002F4CED"/>
    <w:rsid w:val="002F5B52"/>
    <w:rsid w:val="002F5E13"/>
    <w:rsid w:val="003013DD"/>
    <w:rsid w:val="00304322"/>
    <w:rsid w:val="00306DDE"/>
    <w:rsid w:val="0032228A"/>
    <w:rsid w:val="00330578"/>
    <w:rsid w:val="00336096"/>
    <w:rsid w:val="00345D27"/>
    <w:rsid w:val="00350309"/>
    <w:rsid w:val="00353048"/>
    <w:rsid w:val="00361115"/>
    <w:rsid w:val="00364834"/>
    <w:rsid w:val="003655A3"/>
    <w:rsid w:val="00370C5E"/>
    <w:rsid w:val="003774CC"/>
    <w:rsid w:val="00380B80"/>
    <w:rsid w:val="003815A9"/>
    <w:rsid w:val="00383FE2"/>
    <w:rsid w:val="00393A51"/>
    <w:rsid w:val="00393BC7"/>
    <w:rsid w:val="003B1907"/>
    <w:rsid w:val="003C77F4"/>
    <w:rsid w:val="003C7DBB"/>
    <w:rsid w:val="003D273E"/>
    <w:rsid w:val="003D43A4"/>
    <w:rsid w:val="003D4882"/>
    <w:rsid w:val="003D663E"/>
    <w:rsid w:val="003E3E80"/>
    <w:rsid w:val="003E401C"/>
    <w:rsid w:val="003F001A"/>
    <w:rsid w:val="003F172A"/>
    <w:rsid w:val="003F4FF7"/>
    <w:rsid w:val="003F69B0"/>
    <w:rsid w:val="004049FF"/>
    <w:rsid w:val="00406919"/>
    <w:rsid w:val="004152FC"/>
    <w:rsid w:val="0042022B"/>
    <w:rsid w:val="0042069B"/>
    <w:rsid w:val="00423B47"/>
    <w:rsid w:val="004254BD"/>
    <w:rsid w:val="00425786"/>
    <w:rsid w:val="0043254B"/>
    <w:rsid w:val="00440373"/>
    <w:rsid w:val="004406D6"/>
    <w:rsid w:val="004450CE"/>
    <w:rsid w:val="0044673E"/>
    <w:rsid w:val="00447673"/>
    <w:rsid w:val="00452E19"/>
    <w:rsid w:val="004576CD"/>
    <w:rsid w:val="0046019A"/>
    <w:rsid w:val="00462B82"/>
    <w:rsid w:val="00466D16"/>
    <w:rsid w:val="00467164"/>
    <w:rsid w:val="004741DE"/>
    <w:rsid w:val="0047444A"/>
    <w:rsid w:val="004826B5"/>
    <w:rsid w:val="00483902"/>
    <w:rsid w:val="00484A07"/>
    <w:rsid w:val="00485FD5"/>
    <w:rsid w:val="004868DE"/>
    <w:rsid w:val="00490D35"/>
    <w:rsid w:val="004914A4"/>
    <w:rsid w:val="0049562C"/>
    <w:rsid w:val="00496801"/>
    <w:rsid w:val="004A0BCA"/>
    <w:rsid w:val="004A7728"/>
    <w:rsid w:val="004B0395"/>
    <w:rsid w:val="004B06D0"/>
    <w:rsid w:val="004B6C15"/>
    <w:rsid w:val="004B7404"/>
    <w:rsid w:val="004C4984"/>
    <w:rsid w:val="004D26B7"/>
    <w:rsid w:val="004D2B7B"/>
    <w:rsid w:val="004E0AD9"/>
    <w:rsid w:val="004E0DE4"/>
    <w:rsid w:val="004E41F1"/>
    <w:rsid w:val="004E5E4C"/>
    <w:rsid w:val="004F14CA"/>
    <w:rsid w:val="004F1A72"/>
    <w:rsid w:val="004F5A60"/>
    <w:rsid w:val="004F664C"/>
    <w:rsid w:val="005036F2"/>
    <w:rsid w:val="00505174"/>
    <w:rsid w:val="005051F2"/>
    <w:rsid w:val="00513760"/>
    <w:rsid w:val="00516841"/>
    <w:rsid w:val="00517A95"/>
    <w:rsid w:val="00527EC9"/>
    <w:rsid w:val="00530CA1"/>
    <w:rsid w:val="00533CFE"/>
    <w:rsid w:val="005403CA"/>
    <w:rsid w:val="00542197"/>
    <w:rsid w:val="00554F03"/>
    <w:rsid w:val="005569AD"/>
    <w:rsid w:val="00561DB2"/>
    <w:rsid w:val="00566E8B"/>
    <w:rsid w:val="005702BD"/>
    <w:rsid w:val="00575E32"/>
    <w:rsid w:val="00592E9E"/>
    <w:rsid w:val="005A15F0"/>
    <w:rsid w:val="005A5EE5"/>
    <w:rsid w:val="005A6918"/>
    <w:rsid w:val="005B5F6D"/>
    <w:rsid w:val="005B64EE"/>
    <w:rsid w:val="005C12F9"/>
    <w:rsid w:val="005C40A5"/>
    <w:rsid w:val="005D0B08"/>
    <w:rsid w:val="005D1A93"/>
    <w:rsid w:val="005D3C6C"/>
    <w:rsid w:val="005D47EC"/>
    <w:rsid w:val="005E0E81"/>
    <w:rsid w:val="005E40F3"/>
    <w:rsid w:val="005E41D8"/>
    <w:rsid w:val="005E447E"/>
    <w:rsid w:val="005E62EF"/>
    <w:rsid w:val="005F13B3"/>
    <w:rsid w:val="005F2E0F"/>
    <w:rsid w:val="005F3717"/>
    <w:rsid w:val="005F46CE"/>
    <w:rsid w:val="005F6263"/>
    <w:rsid w:val="0060055A"/>
    <w:rsid w:val="00601C9F"/>
    <w:rsid w:val="00604D81"/>
    <w:rsid w:val="00621ADE"/>
    <w:rsid w:val="00624CB7"/>
    <w:rsid w:val="00625552"/>
    <w:rsid w:val="00626985"/>
    <w:rsid w:val="00627841"/>
    <w:rsid w:val="0063201D"/>
    <w:rsid w:val="00632900"/>
    <w:rsid w:val="006428C5"/>
    <w:rsid w:val="0065240D"/>
    <w:rsid w:val="0066130F"/>
    <w:rsid w:val="00665583"/>
    <w:rsid w:val="006762A0"/>
    <w:rsid w:val="006800F7"/>
    <w:rsid w:val="00682CA8"/>
    <w:rsid w:val="00684433"/>
    <w:rsid w:val="00686FDC"/>
    <w:rsid w:val="006932E6"/>
    <w:rsid w:val="006A3DFE"/>
    <w:rsid w:val="006B0BF7"/>
    <w:rsid w:val="006C0767"/>
    <w:rsid w:val="006C1218"/>
    <w:rsid w:val="006D11A9"/>
    <w:rsid w:val="006E0810"/>
    <w:rsid w:val="006E17F3"/>
    <w:rsid w:val="006E5DA9"/>
    <w:rsid w:val="006E7CD5"/>
    <w:rsid w:val="006F0C26"/>
    <w:rsid w:val="006F2822"/>
    <w:rsid w:val="006F57A3"/>
    <w:rsid w:val="006F5BCD"/>
    <w:rsid w:val="006F7E76"/>
    <w:rsid w:val="006F7FF1"/>
    <w:rsid w:val="00701169"/>
    <w:rsid w:val="00707242"/>
    <w:rsid w:val="0070726F"/>
    <w:rsid w:val="00711C83"/>
    <w:rsid w:val="00717D59"/>
    <w:rsid w:val="00726A53"/>
    <w:rsid w:val="00732F46"/>
    <w:rsid w:val="00733765"/>
    <w:rsid w:val="00735092"/>
    <w:rsid w:val="00737AC6"/>
    <w:rsid w:val="00744EA8"/>
    <w:rsid w:val="00745CD4"/>
    <w:rsid w:val="007474B0"/>
    <w:rsid w:val="007475FE"/>
    <w:rsid w:val="0075060F"/>
    <w:rsid w:val="00751992"/>
    <w:rsid w:val="007600C0"/>
    <w:rsid w:val="00767E64"/>
    <w:rsid w:val="00775798"/>
    <w:rsid w:val="007769B9"/>
    <w:rsid w:val="00780E98"/>
    <w:rsid w:val="00785762"/>
    <w:rsid w:val="007866A9"/>
    <w:rsid w:val="007906BC"/>
    <w:rsid w:val="00791E03"/>
    <w:rsid w:val="00792DB5"/>
    <w:rsid w:val="00793039"/>
    <w:rsid w:val="00793A36"/>
    <w:rsid w:val="007960AA"/>
    <w:rsid w:val="007A020F"/>
    <w:rsid w:val="007A035E"/>
    <w:rsid w:val="007A2B64"/>
    <w:rsid w:val="007A69AD"/>
    <w:rsid w:val="007B2608"/>
    <w:rsid w:val="007B2DFF"/>
    <w:rsid w:val="007B39F6"/>
    <w:rsid w:val="007B4D03"/>
    <w:rsid w:val="007B789B"/>
    <w:rsid w:val="007C04EE"/>
    <w:rsid w:val="007C15FB"/>
    <w:rsid w:val="007C2401"/>
    <w:rsid w:val="007C3289"/>
    <w:rsid w:val="007C5043"/>
    <w:rsid w:val="007C5926"/>
    <w:rsid w:val="007C6207"/>
    <w:rsid w:val="007D14DF"/>
    <w:rsid w:val="007D3A0A"/>
    <w:rsid w:val="007D6FBF"/>
    <w:rsid w:val="007E78E5"/>
    <w:rsid w:val="007F1B68"/>
    <w:rsid w:val="007F6184"/>
    <w:rsid w:val="00805AAB"/>
    <w:rsid w:val="00806C1D"/>
    <w:rsid w:val="008126F8"/>
    <w:rsid w:val="00812D8E"/>
    <w:rsid w:val="0081321A"/>
    <w:rsid w:val="00814BFA"/>
    <w:rsid w:val="00825753"/>
    <w:rsid w:val="0083110E"/>
    <w:rsid w:val="008325E4"/>
    <w:rsid w:val="00833C10"/>
    <w:rsid w:val="00834975"/>
    <w:rsid w:val="00834984"/>
    <w:rsid w:val="00840787"/>
    <w:rsid w:val="008434E7"/>
    <w:rsid w:val="00855601"/>
    <w:rsid w:val="00855ADD"/>
    <w:rsid w:val="0086533C"/>
    <w:rsid w:val="00867AA8"/>
    <w:rsid w:val="008730C8"/>
    <w:rsid w:val="00882081"/>
    <w:rsid w:val="00884B50"/>
    <w:rsid w:val="008875E0"/>
    <w:rsid w:val="008901F4"/>
    <w:rsid w:val="0089052E"/>
    <w:rsid w:val="008A22ED"/>
    <w:rsid w:val="008A2442"/>
    <w:rsid w:val="008A6EA3"/>
    <w:rsid w:val="008B0B1B"/>
    <w:rsid w:val="008B3812"/>
    <w:rsid w:val="008B469B"/>
    <w:rsid w:val="008B4DB3"/>
    <w:rsid w:val="008B6F6F"/>
    <w:rsid w:val="008C2638"/>
    <w:rsid w:val="008C3D2C"/>
    <w:rsid w:val="008C449F"/>
    <w:rsid w:val="008C631D"/>
    <w:rsid w:val="008D1E11"/>
    <w:rsid w:val="008E0759"/>
    <w:rsid w:val="008E3A02"/>
    <w:rsid w:val="008E5ECB"/>
    <w:rsid w:val="008E5FD2"/>
    <w:rsid w:val="008F2CB8"/>
    <w:rsid w:val="0090486A"/>
    <w:rsid w:val="009051C8"/>
    <w:rsid w:val="00906656"/>
    <w:rsid w:val="00906BCE"/>
    <w:rsid w:val="009123C1"/>
    <w:rsid w:val="009158C6"/>
    <w:rsid w:val="00922657"/>
    <w:rsid w:val="009230B3"/>
    <w:rsid w:val="00927329"/>
    <w:rsid w:val="0092786B"/>
    <w:rsid w:val="009314EC"/>
    <w:rsid w:val="00943E93"/>
    <w:rsid w:val="00965789"/>
    <w:rsid w:val="009663C4"/>
    <w:rsid w:val="0096710F"/>
    <w:rsid w:val="0096712B"/>
    <w:rsid w:val="0097114C"/>
    <w:rsid w:val="009738E8"/>
    <w:rsid w:val="00981A4A"/>
    <w:rsid w:val="009821EE"/>
    <w:rsid w:val="00985548"/>
    <w:rsid w:val="00987ECC"/>
    <w:rsid w:val="009915F8"/>
    <w:rsid w:val="0099322B"/>
    <w:rsid w:val="009969FC"/>
    <w:rsid w:val="009A0266"/>
    <w:rsid w:val="009A5099"/>
    <w:rsid w:val="009A601A"/>
    <w:rsid w:val="009A7917"/>
    <w:rsid w:val="009B1D37"/>
    <w:rsid w:val="009B2832"/>
    <w:rsid w:val="009B3B32"/>
    <w:rsid w:val="009B3F48"/>
    <w:rsid w:val="009B4CDC"/>
    <w:rsid w:val="009B4DAB"/>
    <w:rsid w:val="009B55C1"/>
    <w:rsid w:val="009B769F"/>
    <w:rsid w:val="009C595A"/>
    <w:rsid w:val="009C5EB9"/>
    <w:rsid w:val="009D00A6"/>
    <w:rsid w:val="009D20B4"/>
    <w:rsid w:val="009D4BF7"/>
    <w:rsid w:val="009E1323"/>
    <w:rsid w:val="009E1FB9"/>
    <w:rsid w:val="009E3E08"/>
    <w:rsid w:val="009F0BE3"/>
    <w:rsid w:val="009F37EF"/>
    <w:rsid w:val="009F56EA"/>
    <w:rsid w:val="00A0249F"/>
    <w:rsid w:val="00A1048F"/>
    <w:rsid w:val="00A121ED"/>
    <w:rsid w:val="00A20F6C"/>
    <w:rsid w:val="00A21CDA"/>
    <w:rsid w:val="00A247F8"/>
    <w:rsid w:val="00A2611B"/>
    <w:rsid w:val="00A26AED"/>
    <w:rsid w:val="00A27DF5"/>
    <w:rsid w:val="00A31394"/>
    <w:rsid w:val="00A31BE6"/>
    <w:rsid w:val="00A43BEE"/>
    <w:rsid w:val="00A46DE2"/>
    <w:rsid w:val="00A46EE4"/>
    <w:rsid w:val="00A52C94"/>
    <w:rsid w:val="00A54935"/>
    <w:rsid w:val="00A63051"/>
    <w:rsid w:val="00A636FB"/>
    <w:rsid w:val="00A72B54"/>
    <w:rsid w:val="00A73785"/>
    <w:rsid w:val="00A77A17"/>
    <w:rsid w:val="00A839EB"/>
    <w:rsid w:val="00A91A42"/>
    <w:rsid w:val="00A9202A"/>
    <w:rsid w:val="00AA0A5E"/>
    <w:rsid w:val="00AA0F50"/>
    <w:rsid w:val="00AA3089"/>
    <w:rsid w:val="00AA48F9"/>
    <w:rsid w:val="00AA4E93"/>
    <w:rsid w:val="00AA5C93"/>
    <w:rsid w:val="00AA78F1"/>
    <w:rsid w:val="00AB1EEC"/>
    <w:rsid w:val="00AB6E59"/>
    <w:rsid w:val="00AB7402"/>
    <w:rsid w:val="00AC6212"/>
    <w:rsid w:val="00AD10CC"/>
    <w:rsid w:val="00AD3797"/>
    <w:rsid w:val="00AD5975"/>
    <w:rsid w:val="00AD5B95"/>
    <w:rsid w:val="00AD7A57"/>
    <w:rsid w:val="00AE0958"/>
    <w:rsid w:val="00AF4E1E"/>
    <w:rsid w:val="00AF76DE"/>
    <w:rsid w:val="00B055BE"/>
    <w:rsid w:val="00B060D7"/>
    <w:rsid w:val="00B12E2A"/>
    <w:rsid w:val="00B13593"/>
    <w:rsid w:val="00B15A37"/>
    <w:rsid w:val="00B16D25"/>
    <w:rsid w:val="00B16E59"/>
    <w:rsid w:val="00B25DFF"/>
    <w:rsid w:val="00B27B65"/>
    <w:rsid w:val="00B316C1"/>
    <w:rsid w:val="00B319F3"/>
    <w:rsid w:val="00B32074"/>
    <w:rsid w:val="00B342F5"/>
    <w:rsid w:val="00B36F74"/>
    <w:rsid w:val="00B424AC"/>
    <w:rsid w:val="00B525C4"/>
    <w:rsid w:val="00B52C4E"/>
    <w:rsid w:val="00B55ECB"/>
    <w:rsid w:val="00B56EF7"/>
    <w:rsid w:val="00B62C24"/>
    <w:rsid w:val="00B643CC"/>
    <w:rsid w:val="00B80042"/>
    <w:rsid w:val="00B81470"/>
    <w:rsid w:val="00B84E42"/>
    <w:rsid w:val="00B91069"/>
    <w:rsid w:val="00B94CDA"/>
    <w:rsid w:val="00B94E67"/>
    <w:rsid w:val="00B959C3"/>
    <w:rsid w:val="00B95F01"/>
    <w:rsid w:val="00BA1466"/>
    <w:rsid w:val="00BA46BE"/>
    <w:rsid w:val="00BB1F84"/>
    <w:rsid w:val="00BB24D7"/>
    <w:rsid w:val="00BB35B4"/>
    <w:rsid w:val="00BC2E6C"/>
    <w:rsid w:val="00BC79FA"/>
    <w:rsid w:val="00BD0EAC"/>
    <w:rsid w:val="00BD41B7"/>
    <w:rsid w:val="00BD5B4D"/>
    <w:rsid w:val="00BE4CCA"/>
    <w:rsid w:val="00BF161B"/>
    <w:rsid w:val="00BF3424"/>
    <w:rsid w:val="00BF7DD9"/>
    <w:rsid w:val="00C01FCA"/>
    <w:rsid w:val="00C03CE0"/>
    <w:rsid w:val="00C05904"/>
    <w:rsid w:val="00C063AF"/>
    <w:rsid w:val="00C07F7D"/>
    <w:rsid w:val="00C1197A"/>
    <w:rsid w:val="00C1503E"/>
    <w:rsid w:val="00C22570"/>
    <w:rsid w:val="00C35B4F"/>
    <w:rsid w:val="00C377CA"/>
    <w:rsid w:val="00C37E3D"/>
    <w:rsid w:val="00C41509"/>
    <w:rsid w:val="00C4360B"/>
    <w:rsid w:val="00C44245"/>
    <w:rsid w:val="00C53A96"/>
    <w:rsid w:val="00C5450E"/>
    <w:rsid w:val="00C6221E"/>
    <w:rsid w:val="00C91445"/>
    <w:rsid w:val="00C91E79"/>
    <w:rsid w:val="00C9780E"/>
    <w:rsid w:val="00CA5F49"/>
    <w:rsid w:val="00CA64EA"/>
    <w:rsid w:val="00CC2925"/>
    <w:rsid w:val="00CC5781"/>
    <w:rsid w:val="00CC61A1"/>
    <w:rsid w:val="00CD49F1"/>
    <w:rsid w:val="00CD5CD5"/>
    <w:rsid w:val="00CE40CC"/>
    <w:rsid w:val="00CE76FD"/>
    <w:rsid w:val="00CF62F0"/>
    <w:rsid w:val="00D0563E"/>
    <w:rsid w:val="00D14105"/>
    <w:rsid w:val="00D16654"/>
    <w:rsid w:val="00D20ABC"/>
    <w:rsid w:val="00D24153"/>
    <w:rsid w:val="00D259F0"/>
    <w:rsid w:val="00D2614D"/>
    <w:rsid w:val="00D34161"/>
    <w:rsid w:val="00D36BD2"/>
    <w:rsid w:val="00D418B6"/>
    <w:rsid w:val="00D45535"/>
    <w:rsid w:val="00D46BB4"/>
    <w:rsid w:val="00D55DA2"/>
    <w:rsid w:val="00D628DD"/>
    <w:rsid w:val="00D65DBF"/>
    <w:rsid w:val="00D6761D"/>
    <w:rsid w:val="00D74BF2"/>
    <w:rsid w:val="00D83EE2"/>
    <w:rsid w:val="00D84B60"/>
    <w:rsid w:val="00D94367"/>
    <w:rsid w:val="00D946B4"/>
    <w:rsid w:val="00DA0158"/>
    <w:rsid w:val="00DA409D"/>
    <w:rsid w:val="00DA6A33"/>
    <w:rsid w:val="00DA6E11"/>
    <w:rsid w:val="00DB260D"/>
    <w:rsid w:val="00DB5335"/>
    <w:rsid w:val="00DC05C2"/>
    <w:rsid w:val="00DC0835"/>
    <w:rsid w:val="00DC3403"/>
    <w:rsid w:val="00DD0876"/>
    <w:rsid w:val="00DD1DE4"/>
    <w:rsid w:val="00DD38BA"/>
    <w:rsid w:val="00DD7DDD"/>
    <w:rsid w:val="00DE0CAD"/>
    <w:rsid w:val="00DE1695"/>
    <w:rsid w:val="00DE6FC0"/>
    <w:rsid w:val="00DF3BBF"/>
    <w:rsid w:val="00DF60B9"/>
    <w:rsid w:val="00E05715"/>
    <w:rsid w:val="00E10090"/>
    <w:rsid w:val="00E17C98"/>
    <w:rsid w:val="00E212A6"/>
    <w:rsid w:val="00E22993"/>
    <w:rsid w:val="00E22D28"/>
    <w:rsid w:val="00E23A6A"/>
    <w:rsid w:val="00E253FE"/>
    <w:rsid w:val="00E2626C"/>
    <w:rsid w:val="00E31391"/>
    <w:rsid w:val="00E349F8"/>
    <w:rsid w:val="00E37664"/>
    <w:rsid w:val="00E46DED"/>
    <w:rsid w:val="00E51ED8"/>
    <w:rsid w:val="00E600AD"/>
    <w:rsid w:val="00E60516"/>
    <w:rsid w:val="00E615E1"/>
    <w:rsid w:val="00E62D0F"/>
    <w:rsid w:val="00E64C91"/>
    <w:rsid w:val="00E6648A"/>
    <w:rsid w:val="00E676B5"/>
    <w:rsid w:val="00E7279F"/>
    <w:rsid w:val="00E752B9"/>
    <w:rsid w:val="00E83584"/>
    <w:rsid w:val="00E8597B"/>
    <w:rsid w:val="00E864FC"/>
    <w:rsid w:val="00E935D1"/>
    <w:rsid w:val="00E95E3E"/>
    <w:rsid w:val="00EA0993"/>
    <w:rsid w:val="00EA204D"/>
    <w:rsid w:val="00EA5DDB"/>
    <w:rsid w:val="00EA6EB4"/>
    <w:rsid w:val="00EB24AE"/>
    <w:rsid w:val="00EC2326"/>
    <w:rsid w:val="00EC5AD2"/>
    <w:rsid w:val="00EC795E"/>
    <w:rsid w:val="00ED0407"/>
    <w:rsid w:val="00EE4175"/>
    <w:rsid w:val="00EE469B"/>
    <w:rsid w:val="00EF0280"/>
    <w:rsid w:val="00EF0F8D"/>
    <w:rsid w:val="00EF18DA"/>
    <w:rsid w:val="00EF3115"/>
    <w:rsid w:val="00EF4E76"/>
    <w:rsid w:val="00EF60D6"/>
    <w:rsid w:val="00F03B93"/>
    <w:rsid w:val="00F04F4A"/>
    <w:rsid w:val="00F06E99"/>
    <w:rsid w:val="00F10447"/>
    <w:rsid w:val="00F10ADE"/>
    <w:rsid w:val="00F11928"/>
    <w:rsid w:val="00F16D7A"/>
    <w:rsid w:val="00F2115C"/>
    <w:rsid w:val="00F229F3"/>
    <w:rsid w:val="00F2437C"/>
    <w:rsid w:val="00F27162"/>
    <w:rsid w:val="00F363E9"/>
    <w:rsid w:val="00F3790F"/>
    <w:rsid w:val="00F37972"/>
    <w:rsid w:val="00F37AEB"/>
    <w:rsid w:val="00F4197F"/>
    <w:rsid w:val="00F44FF9"/>
    <w:rsid w:val="00F45905"/>
    <w:rsid w:val="00F46629"/>
    <w:rsid w:val="00F46951"/>
    <w:rsid w:val="00F50541"/>
    <w:rsid w:val="00F552D3"/>
    <w:rsid w:val="00F5589E"/>
    <w:rsid w:val="00F6044C"/>
    <w:rsid w:val="00F654CC"/>
    <w:rsid w:val="00F7083F"/>
    <w:rsid w:val="00F74D40"/>
    <w:rsid w:val="00FA0E07"/>
    <w:rsid w:val="00FA1320"/>
    <w:rsid w:val="00FA2603"/>
    <w:rsid w:val="00FB3C91"/>
    <w:rsid w:val="00FB4598"/>
    <w:rsid w:val="00FC3F78"/>
    <w:rsid w:val="00FC4C92"/>
    <w:rsid w:val="00FC7DD6"/>
    <w:rsid w:val="00FD55B8"/>
    <w:rsid w:val="00FD5CAC"/>
    <w:rsid w:val="00FD6F0D"/>
    <w:rsid w:val="00FE31AC"/>
    <w:rsid w:val="00FE5311"/>
    <w:rsid w:val="00FE5E96"/>
    <w:rsid w:val="00FE6DC8"/>
    <w:rsid w:val="00FE7D99"/>
    <w:rsid w:val="00FF783C"/>
    <w:rsid w:val="00FF7D2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315C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5A6918"/>
    <w:pPr>
      <w:jc w:val="center"/>
    </w:pPr>
    <w:rPr>
      <w:rFonts w:ascii="Times New Roman" w:hAnsi="Times New Roman" w:cs="Times New Roman"/>
    </w:rPr>
  </w:style>
  <w:style w:type="paragraph" w:customStyle="1" w:styleId="EndNoteBibliography">
    <w:name w:val="EndNote Bibliography"/>
    <w:basedOn w:val="Normal"/>
    <w:rsid w:val="005A6918"/>
    <w:pPr>
      <w:spacing w:line="480" w:lineRule="auto"/>
    </w:pPr>
    <w:rPr>
      <w:rFonts w:ascii="Times New Roman" w:hAnsi="Times New Roman" w:cs="Times New Roman"/>
    </w:rPr>
  </w:style>
  <w:style w:type="paragraph" w:styleId="NormalWeb">
    <w:name w:val="Normal (Web)"/>
    <w:basedOn w:val="Normal"/>
    <w:uiPriority w:val="99"/>
    <w:unhideWhenUsed/>
    <w:rsid w:val="00C07F7D"/>
    <w:pPr>
      <w:spacing w:before="100" w:beforeAutospacing="1" w:after="100" w:afterAutospacing="1"/>
    </w:pPr>
    <w:rPr>
      <w:rFonts w:ascii="Times" w:hAnsi="Times" w:cs="Times New Roman"/>
      <w:sz w:val="20"/>
      <w:szCs w:val="20"/>
      <w:lang w:eastAsia="en-US"/>
    </w:rPr>
  </w:style>
  <w:style w:type="character" w:customStyle="1" w:styleId="apple-converted-space">
    <w:name w:val="apple-converted-space"/>
    <w:basedOn w:val="DefaultParagraphFont"/>
    <w:rsid w:val="00B16E5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5A6918"/>
    <w:pPr>
      <w:jc w:val="center"/>
    </w:pPr>
    <w:rPr>
      <w:rFonts w:ascii="Times New Roman" w:hAnsi="Times New Roman" w:cs="Times New Roman"/>
    </w:rPr>
  </w:style>
  <w:style w:type="paragraph" w:customStyle="1" w:styleId="EndNoteBibliography">
    <w:name w:val="EndNote Bibliography"/>
    <w:basedOn w:val="Normal"/>
    <w:rsid w:val="005A6918"/>
    <w:pPr>
      <w:spacing w:line="480" w:lineRule="auto"/>
    </w:pPr>
    <w:rPr>
      <w:rFonts w:ascii="Times New Roman" w:hAnsi="Times New Roman" w:cs="Times New Roman"/>
    </w:rPr>
  </w:style>
  <w:style w:type="paragraph" w:styleId="NormalWeb">
    <w:name w:val="Normal (Web)"/>
    <w:basedOn w:val="Normal"/>
    <w:uiPriority w:val="99"/>
    <w:unhideWhenUsed/>
    <w:rsid w:val="00C07F7D"/>
    <w:pPr>
      <w:spacing w:before="100" w:beforeAutospacing="1" w:after="100" w:afterAutospacing="1"/>
    </w:pPr>
    <w:rPr>
      <w:rFonts w:ascii="Times" w:hAnsi="Times" w:cs="Times New Roman"/>
      <w:sz w:val="20"/>
      <w:szCs w:val="20"/>
      <w:lang w:eastAsia="en-US"/>
    </w:rPr>
  </w:style>
  <w:style w:type="character" w:customStyle="1" w:styleId="apple-converted-space">
    <w:name w:val="apple-converted-space"/>
    <w:basedOn w:val="DefaultParagraphFont"/>
    <w:rsid w:val="00B16E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24409">
      <w:bodyDiv w:val="1"/>
      <w:marLeft w:val="0"/>
      <w:marRight w:val="0"/>
      <w:marTop w:val="0"/>
      <w:marBottom w:val="0"/>
      <w:divBdr>
        <w:top w:val="none" w:sz="0" w:space="0" w:color="auto"/>
        <w:left w:val="none" w:sz="0" w:space="0" w:color="auto"/>
        <w:bottom w:val="none" w:sz="0" w:space="0" w:color="auto"/>
        <w:right w:val="none" w:sz="0" w:space="0" w:color="auto"/>
      </w:divBdr>
    </w:div>
    <w:div w:id="130247395">
      <w:bodyDiv w:val="1"/>
      <w:marLeft w:val="0"/>
      <w:marRight w:val="0"/>
      <w:marTop w:val="0"/>
      <w:marBottom w:val="0"/>
      <w:divBdr>
        <w:top w:val="none" w:sz="0" w:space="0" w:color="auto"/>
        <w:left w:val="none" w:sz="0" w:space="0" w:color="auto"/>
        <w:bottom w:val="none" w:sz="0" w:space="0" w:color="auto"/>
        <w:right w:val="none" w:sz="0" w:space="0" w:color="auto"/>
      </w:divBdr>
    </w:div>
    <w:div w:id="169443128">
      <w:bodyDiv w:val="1"/>
      <w:marLeft w:val="0"/>
      <w:marRight w:val="0"/>
      <w:marTop w:val="0"/>
      <w:marBottom w:val="0"/>
      <w:divBdr>
        <w:top w:val="none" w:sz="0" w:space="0" w:color="auto"/>
        <w:left w:val="none" w:sz="0" w:space="0" w:color="auto"/>
        <w:bottom w:val="none" w:sz="0" w:space="0" w:color="auto"/>
        <w:right w:val="none" w:sz="0" w:space="0" w:color="auto"/>
      </w:divBdr>
    </w:div>
    <w:div w:id="420836967">
      <w:bodyDiv w:val="1"/>
      <w:marLeft w:val="0"/>
      <w:marRight w:val="0"/>
      <w:marTop w:val="0"/>
      <w:marBottom w:val="0"/>
      <w:divBdr>
        <w:top w:val="none" w:sz="0" w:space="0" w:color="auto"/>
        <w:left w:val="none" w:sz="0" w:space="0" w:color="auto"/>
        <w:bottom w:val="none" w:sz="0" w:space="0" w:color="auto"/>
        <w:right w:val="none" w:sz="0" w:space="0" w:color="auto"/>
      </w:divBdr>
    </w:div>
    <w:div w:id="469134417">
      <w:bodyDiv w:val="1"/>
      <w:marLeft w:val="0"/>
      <w:marRight w:val="0"/>
      <w:marTop w:val="0"/>
      <w:marBottom w:val="0"/>
      <w:divBdr>
        <w:top w:val="none" w:sz="0" w:space="0" w:color="auto"/>
        <w:left w:val="none" w:sz="0" w:space="0" w:color="auto"/>
        <w:bottom w:val="none" w:sz="0" w:space="0" w:color="auto"/>
        <w:right w:val="none" w:sz="0" w:space="0" w:color="auto"/>
      </w:divBdr>
    </w:div>
    <w:div w:id="569777462">
      <w:bodyDiv w:val="1"/>
      <w:marLeft w:val="0"/>
      <w:marRight w:val="0"/>
      <w:marTop w:val="0"/>
      <w:marBottom w:val="0"/>
      <w:divBdr>
        <w:top w:val="none" w:sz="0" w:space="0" w:color="auto"/>
        <w:left w:val="none" w:sz="0" w:space="0" w:color="auto"/>
        <w:bottom w:val="none" w:sz="0" w:space="0" w:color="auto"/>
        <w:right w:val="none" w:sz="0" w:space="0" w:color="auto"/>
      </w:divBdr>
    </w:div>
    <w:div w:id="664091337">
      <w:bodyDiv w:val="1"/>
      <w:marLeft w:val="0"/>
      <w:marRight w:val="0"/>
      <w:marTop w:val="0"/>
      <w:marBottom w:val="0"/>
      <w:divBdr>
        <w:top w:val="none" w:sz="0" w:space="0" w:color="auto"/>
        <w:left w:val="none" w:sz="0" w:space="0" w:color="auto"/>
        <w:bottom w:val="none" w:sz="0" w:space="0" w:color="auto"/>
        <w:right w:val="none" w:sz="0" w:space="0" w:color="auto"/>
      </w:divBdr>
    </w:div>
    <w:div w:id="679816727">
      <w:bodyDiv w:val="1"/>
      <w:marLeft w:val="0"/>
      <w:marRight w:val="0"/>
      <w:marTop w:val="0"/>
      <w:marBottom w:val="0"/>
      <w:divBdr>
        <w:top w:val="none" w:sz="0" w:space="0" w:color="auto"/>
        <w:left w:val="none" w:sz="0" w:space="0" w:color="auto"/>
        <w:bottom w:val="none" w:sz="0" w:space="0" w:color="auto"/>
        <w:right w:val="none" w:sz="0" w:space="0" w:color="auto"/>
      </w:divBdr>
    </w:div>
    <w:div w:id="800728487">
      <w:bodyDiv w:val="1"/>
      <w:marLeft w:val="0"/>
      <w:marRight w:val="0"/>
      <w:marTop w:val="0"/>
      <w:marBottom w:val="0"/>
      <w:divBdr>
        <w:top w:val="none" w:sz="0" w:space="0" w:color="auto"/>
        <w:left w:val="none" w:sz="0" w:space="0" w:color="auto"/>
        <w:bottom w:val="none" w:sz="0" w:space="0" w:color="auto"/>
        <w:right w:val="none" w:sz="0" w:space="0" w:color="auto"/>
      </w:divBdr>
    </w:div>
    <w:div w:id="835849624">
      <w:bodyDiv w:val="1"/>
      <w:marLeft w:val="0"/>
      <w:marRight w:val="0"/>
      <w:marTop w:val="0"/>
      <w:marBottom w:val="0"/>
      <w:divBdr>
        <w:top w:val="none" w:sz="0" w:space="0" w:color="auto"/>
        <w:left w:val="none" w:sz="0" w:space="0" w:color="auto"/>
        <w:bottom w:val="none" w:sz="0" w:space="0" w:color="auto"/>
        <w:right w:val="none" w:sz="0" w:space="0" w:color="auto"/>
      </w:divBdr>
    </w:div>
    <w:div w:id="870798583">
      <w:bodyDiv w:val="1"/>
      <w:marLeft w:val="0"/>
      <w:marRight w:val="0"/>
      <w:marTop w:val="0"/>
      <w:marBottom w:val="0"/>
      <w:divBdr>
        <w:top w:val="none" w:sz="0" w:space="0" w:color="auto"/>
        <w:left w:val="none" w:sz="0" w:space="0" w:color="auto"/>
        <w:bottom w:val="none" w:sz="0" w:space="0" w:color="auto"/>
        <w:right w:val="none" w:sz="0" w:space="0" w:color="auto"/>
      </w:divBdr>
    </w:div>
    <w:div w:id="965549075">
      <w:bodyDiv w:val="1"/>
      <w:marLeft w:val="0"/>
      <w:marRight w:val="0"/>
      <w:marTop w:val="0"/>
      <w:marBottom w:val="0"/>
      <w:divBdr>
        <w:top w:val="none" w:sz="0" w:space="0" w:color="auto"/>
        <w:left w:val="none" w:sz="0" w:space="0" w:color="auto"/>
        <w:bottom w:val="none" w:sz="0" w:space="0" w:color="auto"/>
        <w:right w:val="none" w:sz="0" w:space="0" w:color="auto"/>
      </w:divBdr>
    </w:div>
    <w:div w:id="1000884743">
      <w:bodyDiv w:val="1"/>
      <w:marLeft w:val="0"/>
      <w:marRight w:val="0"/>
      <w:marTop w:val="0"/>
      <w:marBottom w:val="0"/>
      <w:divBdr>
        <w:top w:val="none" w:sz="0" w:space="0" w:color="auto"/>
        <w:left w:val="none" w:sz="0" w:space="0" w:color="auto"/>
        <w:bottom w:val="none" w:sz="0" w:space="0" w:color="auto"/>
        <w:right w:val="none" w:sz="0" w:space="0" w:color="auto"/>
      </w:divBdr>
    </w:div>
    <w:div w:id="1192842824">
      <w:bodyDiv w:val="1"/>
      <w:marLeft w:val="0"/>
      <w:marRight w:val="0"/>
      <w:marTop w:val="0"/>
      <w:marBottom w:val="0"/>
      <w:divBdr>
        <w:top w:val="none" w:sz="0" w:space="0" w:color="auto"/>
        <w:left w:val="none" w:sz="0" w:space="0" w:color="auto"/>
        <w:bottom w:val="none" w:sz="0" w:space="0" w:color="auto"/>
        <w:right w:val="none" w:sz="0" w:space="0" w:color="auto"/>
      </w:divBdr>
    </w:div>
    <w:div w:id="1387072540">
      <w:bodyDiv w:val="1"/>
      <w:marLeft w:val="0"/>
      <w:marRight w:val="0"/>
      <w:marTop w:val="0"/>
      <w:marBottom w:val="0"/>
      <w:divBdr>
        <w:top w:val="none" w:sz="0" w:space="0" w:color="auto"/>
        <w:left w:val="none" w:sz="0" w:space="0" w:color="auto"/>
        <w:bottom w:val="none" w:sz="0" w:space="0" w:color="auto"/>
        <w:right w:val="none" w:sz="0" w:space="0" w:color="auto"/>
      </w:divBdr>
    </w:div>
    <w:div w:id="1498840491">
      <w:bodyDiv w:val="1"/>
      <w:marLeft w:val="0"/>
      <w:marRight w:val="0"/>
      <w:marTop w:val="0"/>
      <w:marBottom w:val="0"/>
      <w:divBdr>
        <w:top w:val="none" w:sz="0" w:space="0" w:color="auto"/>
        <w:left w:val="none" w:sz="0" w:space="0" w:color="auto"/>
        <w:bottom w:val="none" w:sz="0" w:space="0" w:color="auto"/>
        <w:right w:val="none" w:sz="0" w:space="0" w:color="auto"/>
      </w:divBdr>
    </w:div>
    <w:div w:id="1577009939">
      <w:bodyDiv w:val="1"/>
      <w:marLeft w:val="0"/>
      <w:marRight w:val="0"/>
      <w:marTop w:val="0"/>
      <w:marBottom w:val="0"/>
      <w:divBdr>
        <w:top w:val="none" w:sz="0" w:space="0" w:color="auto"/>
        <w:left w:val="none" w:sz="0" w:space="0" w:color="auto"/>
        <w:bottom w:val="none" w:sz="0" w:space="0" w:color="auto"/>
        <w:right w:val="none" w:sz="0" w:space="0" w:color="auto"/>
      </w:divBdr>
    </w:div>
    <w:div w:id="1619338087">
      <w:bodyDiv w:val="1"/>
      <w:marLeft w:val="0"/>
      <w:marRight w:val="0"/>
      <w:marTop w:val="0"/>
      <w:marBottom w:val="0"/>
      <w:divBdr>
        <w:top w:val="none" w:sz="0" w:space="0" w:color="auto"/>
        <w:left w:val="none" w:sz="0" w:space="0" w:color="auto"/>
        <w:bottom w:val="none" w:sz="0" w:space="0" w:color="auto"/>
        <w:right w:val="none" w:sz="0" w:space="0" w:color="auto"/>
      </w:divBdr>
    </w:div>
    <w:div w:id="1889367721">
      <w:bodyDiv w:val="1"/>
      <w:marLeft w:val="0"/>
      <w:marRight w:val="0"/>
      <w:marTop w:val="0"/>
      <w:marBottom w:val="0"/>
      <w:divBdr>
        <w:top w:val="none" w:sz="0" w:space="0" w:color="auto"/>
        <w:left w:val="none" w:sz="0" w:space="0" w:color="auto"/>
        <w:bottom w:val="none" w:sz="0" w:space="0" w:color="auto"/>
        <w:right w:val="none" w:sz="0" w:space="0" w:color="auto"/>
      </w:divBdr>
    </w:div>
    <w:div w:id="2053571863">
      <w:bodyDiv w:val="1"/>
      <w:marLeft w:val="0"/>
      <w:marRight w:val="0"/>
      <w:marTop w:val="0"/>
      <w:marBottom w:val="0"/>
      <w:divBdr>
        <w:top w:val="none" w:sz="0" w:space="0" w:color="auto"/>
        <w:left w:val="none" w:sz="0" w:space="0" w:color="auto"/>
        <w:bottom w:val="none" w:sz="0" w:space="0" w:color="auto"/>
        <w:right w:val="none" w:sz="0" w:space="0" w:color="auto"/>
      </w:divBdr>
    </w:div>
    <w:div w:id="2138571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0CACB-2BDF-A247-86CA-204DE982D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21</Pages>
  <Words>6906</Words>
  <Characters>39367</Characters>
  <Application>Microsoft Macintosh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University of California at Davis</Company>
  <LinksUpToDate>false</LinksUpToDate>
  <CharactersWithSpaces>46181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Jens Stevens</cp:lastModifiedBy>
  <cp:revision>5</cp:revision>
  <cp:lastPrinted>2017-05-17T17:59:00Z</cp:lastPrinted>
  <dcterms:created xsi:type="dcterms:W3CDTF">2017-05-15T06:47:00Z</dcterms:created>
  <dcterms:modified xsi:type="dcterms:W3CDTF">2017-05-17T23:46:00Z</dcterms:modified>
</cp:coreProperties>
</file>