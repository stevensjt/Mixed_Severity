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308872" w14:textId="77777777" w:rsidR="00A27DF5" w:rsidRPr="000D085D" w:rsidRDefault="00A27DF5" w:rsidP="00A27DF5">
      <w:pPr>
        <w:spacing w:line="480" w:lineRule="auto"/>
        <w:rPr>
          <w:rFonts w:ascii="Times New Roman" w:hAnsi="Times New Roman" w:cs="Times New Roman"/>
        </w:rPr>
      </w:pPr>
      <w:r w:rsidRPr="000D085D">
        <w:rPr>
          <w:rFonts w:ascii="Times New Roman" w:hAnsi="Times New Roman" w:cs="Times New Roman"/>
          <w:b/>
        </w:rPr>
        <w:t>Running Head</w:t>
      </w:r>
    </w:p>
    <w:p w14:paraId="30EF4353" w14:textId="77777777" w:rsidR="00A27DF5" w:rsidRPr="000D085D" w:rsidRDefault="00A27DF5" w:rsidP="00A27DF5">
      <w:pPr>
        <w:spacing w:line="480" w:lineRule="auto"/>
        <w:rPr>
          <w:rFonts w:ascii="Times New Roman" w:hAnsi="Times New Roman" w:cs="Times New Roman"/>
        </w:rPr>
      </w:pPr>
    </w:p>
    <w:p w14:paraId="65F68CAF" w14:textId="77777777" w:rsidR="00A27DF5" w:rsidRPr="000D085D" w:rsidRDefault="00A27DF5" w:rsidP="00A27DF5">
      <w:pPr>
        <w:spacing w:line="480" w:lineRule="auto"/>
        <w:rPr>
          <w:rFonts w:ascii="Times New Roman" w:hAnsi="Times New Roman" w:cs="Times New Roman"/>
          <w:b/>
        </w:rPr>
      </w:pPr>
      <w:r w:rsidRPr="000D085D">
        <w:rPr>
          <w:rFonts w:ascii="Times New Roman" w:hAnsi="Times New Roman" w:cs="Times New Roman"/>
          <w:b/>
        </w:rPr>
        <w:t>Title</w:t>
      </w:r>
    </w:p>
    <w:p w14:paraId="3E8004FE" w14:textId="77777777" w:rsidR="008730C8" w:rsidRPr="000D085D" w:rsidRDefault="00BF3424" w:rsidP="008730C8">
      <w:pPr>
        <w:spacing w:line="480" w:lineRule="auto"/>
        <w:jc w:val="center"/>
        <w:rPr>
          <w:rFonts w:ascii="Times New Roman" w:hAnsi="Times New Roman" w:cs="Times New Roman"/>
        </w:rPr>
      </w:pPr>
      <w:r>
        <w:rPr>
          <w:rFonts w:ascii="Times New Roman" w:hAnsi="Times New Roman" w:cs="Times New Roman"/>
        </w:rPr>
        <w:t>Trends in spatial patterns of stand-replacing fire in California mixed-conifer forests, 1984-201</w:t>
      </w:r>
      <w:r w:rsidR="000650B0">
        <w:rPr>
          <w:rFonts w:ascii="Times New Roman" w:hAnsi="Times New Roman" w:cs="Times New Roman"/>
        </w:rPr>
        <w:t>5</w:t>
      </w:r>
    </w:p>
    <w:p w14:paraId="504C61EF" w14:textId="77777777" w:rsidR="00A27DF5" w:rsidRPr="000D085D" w:rsidRDefault="00A27DF5" w:rsidP="00A27DF5">
      <w:pPr>
        <w:spacing w:line="480" w:lineRule="auto"/>
        <w:rPr>
          <w:rFonts w:ascii="Times New Roman" w:hAnsi="Times New Roman"/>
          <w:b/>
        </w:rPr>
      </w:pPr>
      <w:r w:rsidRPr="000D085D">
        <w:rPr>
          <w:rFonts w:ascii="Times New Roman" w:hAnsi="Times New Roman"/>
          <w:b/>
        </w:rPr>
        <w:t>Authors</w:t>
      </w:r>
    </w:p>
    <w:p w14:paraId="1D55E99D" w14:textId="1279FCAD" w:rsidR="00A73785" w:rsidRPr="00BF3424" w:rsidRDefault="00A73785" w:rsidP="00A27DF5">
      <w:pPr>
        <w:spacing w:line="480" w:lineRule="auto"/>
        <w:rPr>
          <w:rFonts w:ascii="Times New Roman" w:hAnsi="Times New Roman"/>
          <w:vertAlign w:val="superscript"/>
        </w:rPr>
      </w:pPr>
      <w:r w:rsidRPr="000D085D">
        <w:rPr>
          <w:rFonts w:ascii="Times New Roman" w:hAnsi="Times New Roman"/>
        </w:rPr>
        <w:t xml:space="preserve">Jens T. Stevens </w:t>
      </w:r>
      <w:r w:rsidR="00BF3424">
        <w:rPr>
          <w:rFonts w:ascii="Times New Roman" w:hAnsi="Times New Roman"/>
          <w:vertAlign w:val="superscript"/>
        </w:rPr>
        <w:t>1*</w:t>
      </w:r>
      <w:r w:rsidRPr="000D085D">
        <w:rPr>
          <w:rFonts w:ascii="Times New Roman" w:hAnsi="Times New Roman"/>
        </w:rPr>
        <w:t xml:space="preserve"> </w:t>
      </w:r>
      <w:r w:rsidR="00BF3424">
        <w:rPr>
          <w:rFonts w:ascii="Times New Roman" w:hAnsi="Times New Roman"/>
        </w:rPr>
        <w:t>Brandon M. Collins</w:t>
      </w:r>
      <w:r w:rsidRPr="000D085D">
        <w:rPr>
          <w:rFonts w:ascii="Times New Roman" w:hAnsi="Times New Roman"/>
        </w:rPr>
        <w:t xml:space="preserve"> </w:t>
      </w:r>
      <w:del w:id="0" w:author="Brandon Collins" w:date="2017-05-04T11:38:00Z">
        <w:r w:rsidR="00BF3424" w:rsidDel="00867AA8">
          <w:rPr>
            <w:rFonts w:ascii="Times New Roman" w:hAnsi="Times New Roman"/>
            <w:vertAlign w:val="superscript"/>
          </w:rPr>
          <w:delText>1</w:delText>
        </w:r>
        <w:r w:rsidRPr="000D085D" w:rsidDel="00867AA8">
          <w:rPr>
            <w:rFonts w:ascii="Times New Roman" w:hAnsi="Times New Roman"/>
            <w:vertAlign w:val="superscript"/>
          </w:rPr>
          <w:delText xml:space="preserve">, </w:delText>
        </w:r>
      </w:del>
      <w:r w:rsidR="00BF3424">
        <w:rPr>
          <w:rFonts w:ascii="Times New Roman" w:hAnsi="Times New Roman"/>
          <w:vertAlign w:val="superscript"/>
        </w:rPr>
        <w:t>2</w:t>
      </w:r>
      <w:r w:rsidRPr="000D085D">
        <w:rPr>
          <w:rFonts w:ascii="Times New Roman" w:hAnsi="Times New Roman"/>
        </w:rPr>
        <w:t xml:space="preserve"> </w:t>
      </w:r>
      <w:r w:rsidR="00BF3424">
        <w:rPr>
          <w:rFonts w:ascii="Times New Roman" w:hAnsi="Times New Roman"/>
        </w:rPr>
        <w:t>Jay D. Miller</w:t>
      </w:r>
      <w:r w:rsidR="00383FE2" w:rsidRPr="000D085D">
        <w:rPr>
          <w:rFonts w:ascii="Times New Roman" w:hAnsi="Times New Roman"/>
        </w:rPr>
        <w:t xml:space="preserve"> </w:t>
      </w:r>
      <w:r w:rsidR="00BF3424">
        <w:rPr>
          <w:rFonts w:ascii="Times New Roman" w:hAnsi="Times New Roman"/>
          <w:vertAlign w:val="superscript"/>
        </w:rPr>
        <w:t>3</w:t>
      </w:r>
      <w:r w:rsidR="00383FE2" w:rsidRPr="000D085D">
        <w:rPr>
          <w:rFonts w:ascii="Times New Roman" w:hAnsi="Times New Roman"/>
        </w:rPr>
        <w:t xml:space="preserve"> </w:t>
      </w:r>
      <w:r w:rsidR="00BF3424">
        <w:rPr>
          <w:rFonts w:ascii="Times New Roman" w:hAnsi="Times New Roman"/>
        </w:rPr>
        <w:t>Malcolm P. North</w:t>
      </w:r>
      <w:r w:rsidRPr="000D085D">
        <w:rPr>
          <w:rFonts w:ascii="Times New Roman" w:hAnsi="Times New Roman"/>
        </w:rPr>
        <w:t xml:space="preserve"> </w:t>
      </w:r>
      <w:ins w:id="1" w:author="Brandon Collins" w:date="2017-05-04T14:41:00Z">
        <w:r w:rsidR="00E6648A">
          <w:rPr>
            <w:rFonts w:ascii="Times New Roman" w:hAnsi="Times New Roman"/>
            <w:vertAlign w:val="superscript"/>
          </w:rPr>
          <w:t>4</w:t>
        </w:r>
      </w:ins>
      <w:del w:id="2" w:author="Brandon Collins" w:date="2017-05-04T14:41:00Z">
        <w:r w:rsidR="00BF3424" w:rsidDel="00E6648A">
          <w:rPr>
            <w:rFonts w:ascii="Times New Roman" w:hAnsi="Times New Roman"/>
            <w:vertAlign w:val="superscript"/>
          </w:rPr>
          <w:delText>2</w:delText>
        </w:r>
      </w:del>
      <w:r w:rsidR="00D45535">
        <w:rPr>
          <w:rFonts w:ascii="Times New Roman" w:hAnsi="Times New Roman"/>
          <w:vertAlign w:val="superscript"/>
        </w:rPr>
        <w:t xml:space="preserve">, </w:t>
      </w:r>
      <w:del w:id="3" w:author="Brandon Collins" w:date="2017-05-04T14:41:00Z">
        <w:r w:rsidR="00D45535" w:rsidDel="00E6648A">
          <w:rPr>
            <w:rFonts w:ascii="Times New Roman" w:hAnsi="Times New Roman"/>
            <w:vertAlign w:val="superscript"/>
          </w:rPr>
          <w:delText>4</w:delText>
        </w:r>
      </w:del>
      <w:ins w:id="4" w:author="Brandon Collins" w:date="2017-05-04T14:41:00Z">
        <w:r w:rsidR="00E6648A">
          <w:rPr>
            <w:rFonts w:ascii="Times New Roman" w:hAnsi="Times New Roman"/>
            <w:vertAlign w:val="superscript"/>
          </w:rPr>
          <w:t>5</w:t>
        </w:r>
      </w:ins>
      <w:r w:rsidR="00BF3424" w:rsidRPr="00BF3424">
        <w:rPr>
          <w:rFonts w:ascii="Times New Roman" w:hAnsi="Times New Roman"/>
        </w:rPr>
        <w:t xml:space="preserve"> </w:t>
      </w:r>
      <w:r w:rsidR="00BF3424">
        <w:rPr>
          <w:rFonts w:ascii="Times New Roman" w:hAnsi="Times New Roman"/>
        </w:rPr>
        <w:t xml:space="preserve">Scott L. Stephens </w:t>
      </w:r>
      <w:r w:rsidR="00BF3424">
        <w:rPr>
          <w:rFonts w:ascii="Times New Roman" w:hAnsi="Times New Roman"/>
          <w:vertAlign w:val="superscript"/>
        </w:rPr>
        <w:t>1</w:t>
      </w:r>
    </w:p>
    <w:p w14:paraId="03EFF312" w14:textId="77777777" w:rsidR="00A73785" w:rsidRPr="000D085D" w:rsidRDefault="00A73785" w:rsidP="00A73785">
      <w:pPr>
        <w:spacing w:line="480" w:lineRule="auto"/>
        <w:rPr>
          <w:rFonts w:ascii="Times New Roman" w:hAnsi="Times New Roman"/>
        </w:rPr>
      </w:pPr>
    </w:p>
    <w:p w14:paraId="274CB482" w14:textId="77777777" w:rsidR="00A27DF5" w:rsidRPr="000D085D" w:rsidRDefault="00A27DF5" w:rsidP="00A73785">
      <w:pPr>
        <w:spacing w:line="480" w:lineRule="auto"/>
        <w:rPr>
          <w:rFonts w:ascii="Times New Roman" w:hAnsi="Times New Roman"/>
          <w:b/>
        </w:rPr>
      </w:pPr>
      <w:r w:rsidRPr="000D085D">
        <w:rPr>
          <w:rFonts w:ascii="Times New Roman" w:hAnsi="Times New Roman"/>
          <w:b/>
        </w:rPr>
        <w:t>Author Affiliations and Addresses</w:t>
      </w:r>
    </w:p>
    <w:p w14:paraId="44B5B731" w14:textId="77777777" w:rsidR="00A73785" w:rsidRDefault="00A73785" w:rsidP="00A73785">
      <w:pPr>
        <w:spacing w:line="480" w:lineRule="auto"/>
        <w:rPr>
          <w:rFonts w:ascii="Times New Roman" w:hAnsi="Times New Roman"/>
        </w:rPr>
      </w:pPr>
      <w:r w:rsidRPr="000D085D">
        <w:rPr>
          <w:rFonts w:ascii="Times New Roman" w:hAnsi="Times New Roman"/>
          <w:vertAlign w:val="superscript"/>
        </w:rPr>
        <w:t>1</w:t>
      </w:r>
      <w:r w:rsidR="00BF3424">
        <w:rPr>
          <w:rFonts w:ascii="Times New Roman" w:hAnsi="Times New Roman"/>
        </w:rPr>
        <w:t>Department of Environmental Science, Policy and Management, University of California, Berkeley, CA, 94618</w:t>
      </w:r>
    </w:p>
    <w:p w14:paraId="0A41B616" w14:textId="04BB7CB3" w:rsidR="00D45535" w:rsidRDefault="00D45535" w:rsidP="00A73785">
      <w:pPr>
        <w:spacing w:line="480" w:lineRule="auto"/>
        <w:rPr>
          <w:rFonts w:ascii="Times New Roman" w:hAnsi="Times New Roman"/>
        </w:rPr>
      </w:pPr>
      <w:proofErr w:type="gramStart"/>
      <w:r>
        <w:rPr>
          <w:rFonts w:ascii="Times New Roman" w:hAnsi="Times New Roman"/>
          <w:vertAlign w:val="superscript"/>
        </w:rPr>
        <w:t>2</w:t>
      </w:r>
      <w:del w:id="5" w:author="Brandon Collins" w:date="2017-05-04T11:39:00Z">
        <w:r w:rsidRPr="000D085D" w:rsidDel="00867AA8">
          <w:rPr>
            <w:rFonts w:ascii="Times New Roman" w:hAnsi="Times New Roman"/>
          </w:rPr>
          <w:delText>U</w:delText>
        </w:r>
      </w:del>
      <w:ins w:id="6" w:author="Brandon Collins" w:date="2017-05-04T11:39:00Z">
        <w:r w:rsidR="00867AA8">
          <w:rPr>
            <w:rFonts w:ascii="Times New Roman" w:hAnsi="Times New Roman"/>
          </w:rPr>
          <w:t>Center</w:t>
        </w:r>
        <w:proofErr w:type="gramEnd"/>
        <w:r w:rsidR="00867AA8" w:rsidRPr="00867AA8">
          <w:rPr>
            <w:rFonts w:ascii="Times New Roman" w:eastAsiaTheme="minorHAnsi" w:hAnsi="Times New Roman" w:cs="Times New Roman"/>
            <w:lang w:eastAsia="en-US"/>
          </w:rPr>
          <w:t xml:space="preserve"> </w:t>
        </w:r>
        <w:r w:rsidR="00867AA8" w:rsidRPr="00867AA8">
          <w:rPr>
            <w:rFonts w:ascii="Times New Roman" w:hAnsi="Times New Roman"/>
          </w:rPr>
          <w:t>for Fire Research and Outreach, University of California, Berkeley, CA, 94720 USA</w:t>
        </w:r>
        <w:r w:rsidR="00867AA8" w:rsidRPr="00867AA8" w:rsidDel="00867AA8">
          <w:rPr>
            <w:rFonts w:ascii="Times New Roman" w:hAnsi="Times New Roman"/>
          </w:rPr>
          <w:t xml:space="preserve"> </w:t>
        </w:r>
      </w:ins>
      <w:del w:id="7" w:author="Brandon Collins" w:date="2017-05-04T11:38:00Z">
        <w:r w:rsidRPr="000D085D" w:rsidDel="00867AA8">
          <w:rPr>
            <w:rFonts w:ascii="Times New Roman" w:hAnsi="Times New Roman"/>
          </w:rPr>
          <w:delText xml:space="preserve">SDA Forest Service, Pacific Southwest </w:delText>
        </w:r>
        <w:r w:rsidDel="00867AA8">
          <w:rPr>
            <w:rFonts w:ascii="Times New Roman" w:hAnsi="Times New Roman"/>
          </w:rPr>
          <w:delText>Research Station</w:delText>
        </w:r>
        <w:r w:rsidRPr="000D085D" w:rsidDel="00867AA8">
          <w:rPr>
            <w:rFonts w:ascii="Times New Roman" w:hAnsi="Times New Roman"/>
          </w:rPr>
          <w:delText xml:space="preserve">, </w:delText>
        </w:r>
        <w:r w:rsidDel="00867AA8">
          <w:rPr>
            <w:rFonts w:ascii="Times New Roman" w:hAnsi="Times New Roman"/>
          </w:rPr>
          <w:delText>Davis</w:delText>
        </w:r>
        <w:r w:rsidRPr="000D085D" w:rsidDel="00867AA8">
          <w:rPr>
            <w:rFonts w:ascii="Times New Roman" w:hAnsi="Times New Roman"/>
          </w:rPr>
          <w:delText>, CA 94</w:delText>
        </w:r>
        <w:r w:rsidDel="00867AA8">
          <w:rPr>
            <w:rFonts w:ascii="Times New Roman" w:hAnsi="Times New Roman"/>
          </w:rPr>
          <w:delText>618</w:delText>
        </w:r>
      </w:del>
    </w:p>
    <w:p w14:paraId="15F310F5" w14:textId="77777777" w:rsidR="00884B50" w:rsidRPr="000D085D" w:rsidRDefault="00884B50" w:rsidP="00A73785">
      <w:pPr>
        <w:spacing w:line="480" w:lineRule="auto"/>
        <w:rPr>
          <w:rFonts w:ascii="Times New Roman" w:hAnsi="Times New Roman"/>
        </w:rPr>
      </w:pPr>
      <w:r w:rsidRPr="000D085D">
        <w:rPr>
          <w:rFonts w:ascii="Times New Roman" w:hAnsi="Times New Roman"/>
          <w:vertAlign w:val="superscript"/>
        </w:rPr>
        <w:t>3</w:t>
      </w:r>
      <w:r w:rsidRPr="000D085D">
        <w:rPr>
          <w:rFonts w:ascii="Times New Roman" w:hAnsi="Times New Roman"/>
        </w:rPr>
        <w:t>USDA Forest Service, Pacific Southwest Region, Vallejo, CA 94592</w:t>
      </w:r>
    </w:p>
    <w:p w14:paraId="28DE4BDD" w14:textId="77777777" w:rsidR="00A73785" w:rsidRPr="000D085D" w:rsidRDefault="00884B50" w:rsidP="00A73785">
      <w:pPr>
        <w:spacing w:line="480" w:lineRule="auto"/>
        <w:rPr>
          <w:rFonts w:ascii="Times New Roman" w:hAnsi="Times New Roman"/>
        </w:rPr>
      </w:pPr>
      <w:r>
        <w:rPr>
          <w:rFonts w:ascii="Times New Roman" w:hAnsi="Times New Roman"/>
          <w:vertAlign w:val="superscript"/>
        </w:rPr>
        <w:t>4</w:t>
      </w:r>
      <w:r w:rsidR="00A73785" w:rsidRPr="000D085D">
        <w:rPr>
          <w:rFonts w:ascii="Times New Roman" w:hAnsi="Times New Roman"/>
        </w:rPr>
        <w:t>Department of Plant Sciences, University of California, Davis, CA 95616</w:t>
      </w:r>
    </w:p>
    <w:p w14:paraId="73113459" w14:textId="77777777" w:rsidR="00A73785" w:rsidRDefault="00A73785" w:rsidP="00A73785">
      <w:pPr>
        <w:spacing w:line="480" w:lineRule="auto"/>
        <w:rPr>
          <w:ins w:id="8" w:author="Brandon Collins" w:date="2017-05-04T14:43:00Z"/>
          <w:rFonts w:ascii="Times New Roman" w:hAnsi="Times New Roman"/>
        </w:rPr>
      </w:pPr>
      <w:r w:rsidRPr="000D085D">
        <w:rPr>
          <w:rFonts w:ascii="Times New Roman" w:hAnsi="Times New Roman"/>
          <w:vertAlign w:val="superscript"/>
        </w:rPr>
        <w:t>3</w:t>
      </w:r>
      <w:r w:rsidRPr="000D085D">
        <w:rPr>
          <w:rFonts w:ascii="Times New Roman" w:hAnsi="Times New Roman"/>
        </w:rPr>
        <w:t>USDA Forest Service, Pacific Sout</w:t>
      </w:r>
      <w:r w:rsidR="00884B50">
        <w:rPr>
          <w:rFonts w:ascii="Times New Roman" w:hAnsi="Times New Roman"/>
        </w:rPr>
        <w:t>hwest Region, Vallejo, CA 94592</w:t>
      </w:r>
      <w:r w:rsidRPr="000D085D">
        <w:rPr>
          <w:rFonts w:ascii="Times New Roman" w:hAnsi="Times New Roman"/>
        </w:rPr>
        <w:t xml:space="preserve"> </w:t>
      </w:r>
    </w:p>
    <w:p w14:paraId="6463D1B1" w14:textId="26C61C81" w:rsidR="00E6648A" w:rsidRPr="000D085D" w:rsidRDefault="00E6648A" w:rsidP="00A73785">
      <w:pPr>
        <w:spacing w:line="480" w:lineRule="auto"/>
        <w:rPr>
          <w:rFonts w:ascii="Times New Roman" w:hAnsi="Times New Roman"/>
        </w:rPr>
      </w:pPr>
      <w:ins w:id="9" w:author="Brandon Collins" w:date="2017-05-04T14:43:00Z">
        <w:r>
          <w:rPr>
            <w:rFonts w:ascii="Times New Roman" w:hAnsi="Times New Roman"/>
            <w:vertAlign w:val="superscript"/>
          </w:rPr>
          <w:t>4</w:t>
        </w:r>
        <w:r w:rsidRPr="000D085D">
          <w:rPr>
            <w:rFonts w:ascii="Times New Roman" w:hAnsi="Times New Roman"/>
          </w:rPr>
          <w:t>USDA Forest Service, Pacific Sout</w:t>
        </w:r>
        <w:r>
          <w:rPr>
            <w:rFonts w:ascii="Times New Roman" w:hAnsi="Times New Roman"/>
          </w:rPr>
          <w:t>hwest Research Station, Davis, CA 95618</w:t>
        </w:r>
      </w:ins>
    </w:p>
    <w:p w14:paraId="76123D14" w14:textId="5EE3A132" w:rsidR="00A73785" w:rsidRDefault="00E6648A" w:rsidP="00A73785">
      <w:pPr>
        <w:spacing w:line="480" w:lineRule="auto"/>
        <w:rPr>
          <w:ins w:id="10" w:author="Brandon Collins" w:date="2017-05-04T14:42:00Z"/>
          <w:rFonts w:ascii="Times New Roman" w:hAnsi="Times New Roman"/>
        </w:rPr>
      </w:pPr>
      <w:ins w:id="11" w:author="Brandon Collins" w:date="2017-05-04T14:43:00Z">
        <w:r>
          <w:rPr>
            <w:rFonts w:ascii="Times New Roman" w:hAnsi="Times New Roman"/>
            <w:vertAlign w:val="superscript"/>
          </w:rPr>
          <w:t>5</w:t>
        </w:r>
      </w:ins>
      <w:del w:id="12" w:author="Brandon Collins" w:date="2017-05-04T14:43:00Z">
        <w:r w:rsidR="00A73785" w:rsidRPr="000D085D" w:rsidDel="00E6648A">
          <w:rPr>
            <w:rFonts w:ascii="Times New Roman" w:hAnsi="Times New Roman"/>
            <w:vertAlign w:val="superscript"/>
          </w:rPr>
          <w:delText>4</w:delText>
        </w:r>
      </w:del>
      <w:r w:rsidR="00A73785" w:rsidRPr="000D085D">
        <w:rPr>
          <w:rFonts w:ascii="Times New Roman" w:hAnsi="Times New Roman"/>
        </w:rPr>
        <w:t>Department of Envir</w:t>
      </w:r>
      <w:bookmarkStart w:id="13" w:name="_GoBack"/>
      <w:bookmarkEnd w:id="13"/>
      <w:r w:rsidR="00A73785" w:rsidRPr="000D085D">
        <w:rPr>
          <w:rFonts w:ascii="Times New Roman" w:hAnsi="Times New Roman"/>
        </w:rPr>
        <w:t>onmental Science and Policy, University of California, Davis, CA 95616</w:t>
      </w:r>
    </w:p>
    <w:p w14:paraId="6AB266F3" w14:textId="509F067A" w:rsidR="00E6648A" w:rsidRPr="000D085D" w:rsidDel="00E6648A" w:rsidRDefault="00E6648A" w:rsidP="00A73785">
      <w:pPr>
        <w:spacing w:line="480" w:lineRule="auto"/>
        <w:rPr>
          <w:del w:id="14" w:author="Brandon Collins" w:date="2017-05-04T14:42:00Z"/>
          <w:rFonts w:ascii="Times New Roman" w:hAnsi="Times New Roman"/>
        </w:rPr>
      </w:pPr>
    </w:p>
    <w:p w14:paraId="34BE271F" w14:textId="77777777" w:rsidR="008730C8" w:rsidRPr="000D085D" w:rsidRDefault="00A73785" w:rsidP="00A27DF5">
      <w:pPr>
        <w:spacing w:line="480" w:lineRule="auto"/>
        <w:rPr>
          <w:rFonts w:ascii="Times New Roman" w:hAnsi="Times New Roman"/>
        </w:rPr>
      </w:pPr>
      <w:r w:rsidRPr="000D085D">
        <w:rPr>
          <w:rFonts w:ascii="Times New Roman" w:hAnsi="Times New Roman"/>
        </w:rPr>
        <w:t xml:space="preserve">*Corresponding Author. E-mail: </w:t>
      </w:r>
      <w:r w:rsidR="00884B50">
        <w:rPr>
          <w:rFonts w:ascii="Times New Roman" w:hAnsi="Times New Roman"/>
        </w:rPr>
        <w:t>stevensjt@berkeley.edu</w:t>
      </w:r>
      <w:r w:rsidRPr="000D085D">
        <w:rPr>
          <w:rFonts w:ascii="Times New Roman" w:hAnsi="Times New Roman"/>
        </w:rPr>
        <w:t xml:space="preserve">, Telephone: </w:t>
      </w:r>
      <w:r w:rsidR="00884B50">
        <w:rPr>
          <w:rFonts w:ascii="Times New Roman" w:hAnsi="Times New Roman"/>
        </w:rPr>
        <w:t>781-630-3788</w:t>
      </w:r>
      <w:r w:rsidRPr="000D085D">
        <w:rPr>
          <w:rFonts w:ascii="Times New Roman" w:hAnsi="Times New Roman"/>
        </w:rPr>
        <w:t>.</w:t>
      </w:r>
      <w:r w:rsidR="008730C8" w:rsidRPr="000D085D">
        <w:rPr>
          <w:rFonts w:ascii="Times New Roman" w:hAnsi="Times New Roman" w:cs="Times New Roman"/>
        </w:rPr>
        <w:br w:type="page"/>
      </w:r>
    </w:p>
    <w:p w14:paraId="7DEF97AA" w14:textId="77777777" w:rsidR="00B15A37" w:rsidRPr="000D085D" w:rsidRDefault="00B15A37" w:rsidP="00BE4CCA">
      <w:pPr>
        <w:spacing w:line="480" w:lineRule="auto"/>
        <w:rPr>
          <w:rFonts w:ascii="Times New Roman" w:hAnsi="Times New Roman" w:cs="Times New Roman"/>
          <w:b/>
        </w:rPr>
        <w:sectPr w:rsidR="00B15A37" w:rsidRPr="000D085D" w:rsidSect="00A27DF5">
          <w:footerReference w:type="even" r:id="rId8"/>
          <w:footerReference w:type="default" r:id="rId9"/>
          <w:pgSz w:w="12240" w:h="15840"/>
          <w:pgMar w:top="1440" w:right="1440" w:bottom="1440" w:left="1440" w:header="720" w:footer="720" w:gutter="0"/>
          <w:lnNumType w:countBy="1" w:restart="continuous"/>
          <w:cols w:space="720"/>
        </w:sectPr>
      </w:pPr>
    </w:p>
    <w:p w14:paraId="6B9A58EE"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lastRenderedPageBreak/>
        <w:t>Introduction</w:t>
      </w:r>
    </w:p>
    <w:p w14:paraId="27EF9206" w14:textId="33887D16" w:rsidR="00E6648A" w:rsidRDefault="00D45535" w:rsidP="00D45535">
      <w:pPr>
        <w:spacing w:line="480" w:lineRule="auto"/>
        <w:ind w:firstLine="720"/>
        <w:rPr>
          <w:rFonts w:ascii="Times New Roman" w:hAnsi="Times New Roman" w:cs="Times New Roman"/>
        </w:rPr>
      </w:pPr>
      <w:r>
        <w:rPr>
          <w:rFonts w:ascii="Times New Roman" w:hAnsi="Times New Roman" w:cs="Times New Roman"/>
        </w:rPr>
        <w:t>Something</w:t>
      </w:r>
    </w:p>
    <w:p w14:paraId="48D8CC4D"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Methods</w:t>
      </w:r>
    </w:p>
    <w:p w14:paraId="40228F06" w14:textId="6FA3566F" w:rsidR="00D45535" w:rsidRDefault="000650B0" w:rsidP="00D45535">
      <w:pPr>
        <w:spacing w:line="480" w:lineRule="auto"/>
        <w:ind w:firstLine="720"/>
        <w:rPr>
          <w:rFonts w:ascii="Times New Roman" w:hAnsi="Times New Roman" w:cs="Times New Roman"/>
        </w:rPr>
      </w:pPr>
      <w:r>
        <w:rPr>
          <w:rFonts w:ascii="Times New Roman" w:hAnsi="Times New Roman" w:cs="Times New Roman"/>
        </w:rPr>
        <w:t>For our analysis w</w:t>
      </w:r>
      <w:r w:rsidR="00D45535">
        <w:rPr>
          <w:rFonts w:ascii="Times New Roman" w:hAnsi="Times New Roman" w:cs="Times New Roman"/>
        </w:rPr>
        <w:t xml:space="preserve">e selected </w:t>
      </w:r>
      <w:r>
        <w:rPr>
          <w:rFonts w:ascii="Times New Roman" w:hAnsi="Times New Roman" w:cs="Times New Roman"/>
        </w:rPr>
        <w:t xml:space="preserve">all </w:t>
      </w:r>
      <w:r w:rsidR="005A6918">
        <w:rPr>
          <w:rFonts w:ascii="Times New Roman" w:hAnsi="Times New Roman" w:cs="Times New Roman"/>
        </w:rPr>
        <w:t>wild</w:t>
      </w:r>
      <w:r>
        <w:rPr>
          <w:rFonts w:ascii="Times New Roman" w:hAnsi="Times New Roman" w:cs="Times New Roman"/>
        </w:rPr>
        <w:t>fires in California that burned between 1984 and 2015</w:t>
      </w:r>
      <w:r w:rsidR="005A6918">
        <w:rPr>
          <w:rFonts w:ascii="Times New Roman" w:hAnsi="Times New Roman" w:cs="Times New Roman"/>
        </w:rPr>
        <w:t xml:space="preserve"> where the following criteria were met: 1) at least 80 ha in size, 2) predominantly (&gt;50%) in yellow pine or mixed-conifer forest according to the CALVEG classification scheme </w:t>
      </w:r>
      <w:r w:rsidR="005A6918">
        <w:rPr>
          <w:rFonts w:ascii="Times New Roman" w:hAnsi="Times New Roman" w:cs="Times New Roman"/>
        </w:rPr>
        <w:fldChar w:fldCharType="begin"/>
      </w:r>
      <w:r w:rsidR="005A6918">
        <w:rPr>
          <w:rFonts w:ascii="Times New Roman" w:hAnsi="Times New Roman" w:cs="Times New Roman"/>
        </w:rPr>
        <w:instrText xml:space="preserve"> ADDIN EN.CITE &lt;EndNote&gt;&lt;Cite&gt;&lt;Author&gt;Keeler-Wolf&lt;/Author&gt;&lt;Year&gt;2007&lt;/Year&gt;&lt;RecNum&gt;3458&lt;/RecNum&gt;&lt;DisplayText&gt;(Keeler-Wolf 2007)&lt;/DisplayText&gt;&lt;record&gt;&lt;rec-number&gt;3458&lt;/rec-number&gt;&lt;foreign-keys&gt;&lt;key app="EN" db-id="w0ppaavf8t2zvwe9f0oxa5rcervz0wedp050" timestamp="1493060701"&gt;3458&lt;/key&gt;&lt;/foreign-keys&gt;&lt;ref-type name="Book Section"&gt;5&lt;/ref-type&gt;&lt;contributors&gt;&lt;authors&gt;&lt;author&gt;Keeler-Wolf, T.&lt;/author&gt;&lt;/authors&gt;&lt;secondary-authors&gt;&lt;author&gt;Barbour, M. G.&lt;/author&gt;&lt;author&gt;Keeler-Wolf, T.&lt;/author&gt;&lt;author&gt;Schoenherr, A. A.&lt;/author&gt;&lt;/secondary-authors&gt;&lt;/contributors&gt;&lt;titles&gt;&lt;title&gt;The history of vegetation classification and mapping in California&lt;/title&gt;&lt;secondary-title&gt;Terrestrial vegetation of California&lt;/secondary-title&gt;&lt;/titles&gt;&lt;pages&gt;1-42&lt;/pages&gt;&lt;edition&gt;3&lt;/edition&gt;&lt;dates&gt;&lt;year&gt;2007&lt;/year&gt;&lt;/dates&gt;&lt;pub-location&gt;Berkeley, CA&lt;/pub-location&gt;&lt;publisher&gt;University of California Press&lt;/publisher&gt;&lt;urls&gt;&lt;/urls&gt;&lt;research-notes&gt;&amp;#xD;The CALVEG citation (or one of them)&lt;/research-notes&gt;&lt;/record&gt;&lt;/Cite&gt;&lt;/EndNote&gt;</w:instrText>
      </w:r>
      <w:r w:rsidR="005A6918">
        <w:rPr>
          <w:rFonts w:ascii="Times New Roman" w:hAnsi="Times New Roman" w:cs="Times New Roman"/>
        </w:rPr>
        <w:fldChar w:fldCharType="separate"/>
      </w:r>
      <w:r w:rsidR="005A6918">
        <w:rPr>
          <w:rFonts w:ascii="Times New Roman" w:hAnsi="Times New Roman" w:cs="Times New Roman"/>
          <w:noProof/>
        </w:rPr>
        <w:t>(</w:t>
      </w:r>
      <w:hyperlink w:anchor="_ENREF_3" w:tooltip="Keeler-Wolf, 2007 #3458" w:history="1">
        <w:r w:rsidR="00CC2925">
          <w:rPr>
            <w:rFonts w:ascii="Times New Roman" w:hAnsi="Times New Roman" w:cs="Times New Roman"/>
            <w:noProof/>
          </w:rPr>
          <w:t>Keeler-Wolf 2007</w:t>
        </w:r>
      </w:hyperlink>
      <w:r w:rsidR="005A6918">
        <w:rPr>
          <w:rFonts w:ascii="Times New Roman" w:hAnsi="Times New Roman" w:cs="Times New Roman"/>
          <w:noProof/>
        </w:rPr>
        <w:t>)</w:t>
      </w:r>
      <w:r w:rsidR="005A6918">
        <w:rPr>
          <w:rFonts w:ascii="Times New Roman" w:hAnsi="Times New Roman" w:cs="Times New Roman"/>
        </w:rPr>
        <w:fldChar w:fldCharType="end"/>
      </w:r>
      <w:r w:rsidR="005A6918">
        <w:rPr>
          <w:rFonts w:ascii="Times New Roman" w:hAnsi="Times New Roman" w:cs="Times New Roman"/>
        </w:rPr>
        <w:t>, 3) occurring in northwestern California, the southern Cascades, or the Sierra Nevada, 4) predominantly (&gt;50%) on land managed by either the US Forest Service or the US Park Service, and 5) having a mapped burn-severity classification layer available. These criteria led us to a sample size of 4</w:t>
      </w:r>
      <w:r w:rsidR="0086533C">
        <w:rPr>
          <w:rFonts w:ascii="Times New Roman" w:hAnsi="Times New Roman" w:cs="Times New Roman"/>
        </w:rPr>
        <w:t>77</w:t>
      </w:r>
      <w:r w:rsidR="005A6918">
        <w:rPr>
          <w:rFonts w:ascii="Times New Roman" w:hAnsi="Times New Roman" w:cs="Times New Roman"/>
        </w:rPr>
        <w:t xml:space="preserve"> fires. </w:t>
      </w:r>
      <w:r w:rsidR="00EC795E">
        <w:rPr>
          <w:rFonts w:ascii="Times New Roman" w:hAnsi="Times New Roman" w:cs="Times New Roman"/>
        </w:rPr>
        <w:t xml:space="preserve">For each fire we defined the location of stand-replacing fire the set of polygons mapped as &gt;90% basal area mortality using the thresholds in Relative differenced Normalized Burn Ratio (RdNBR) from pre- and post-fire LANDSAT imagery described in </w:t>
      </w:r>
      <w:hyperlink w:anchor="_ENREF_4" w:tooltip="Miller, 2009 #2448" w:history="1">
        <w:r w:rsidR="00CC2925">
          <w:rPr>
            <w:rFonts w:ascii="Times New Roman" w:hAnsi="Times New Roman" w:cs="Times New Roman"/>
          </w:rPr>
          <w:fldChar w:fldCharType="begin">
            <w:fldData xml:space="preserve">PEVuZE5vdGU+PENpdGUgQXV0aG9yWWVhcj0iMSI+PEF1dGhvcj5NaWxsZXI8L0F1dGhvcj48WWVh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</w:fldData>
          </w:fldChar>
        </w:r>
        <w:r w:rsidR="00CC2925">
          <w:rPr>
            <w:rFonts w:ascii="Times New Roman" w:hAnsi="Times New Roman" w:cs="Times New Roman"/>
          </w:rPr>
          <w:instrText xml:space="preserve"> ADDIN EN.CITE </w:instrText>
        </w:r>
        <w:r w:rsidR="00CC2925">
          <w:rPr>
            <w:rFonts w:ascii="Times New Roman" w:hAnsi="Times New Roman" w:cs="Times New Roman"/>
          </w:rPr>
          <w:fldChar w:fldCharType="begin">
            <w:fldData xml:space="preserve">PEVuZE5vdGU+PENpdGUgQXV0aG9yWWVhcj0iMSI+PEF1dGhvcj5NaWxsZXI8L0F1dGhvcj48WWVh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</w:fldData>
          </w:fldChar>
        </w:r>
        <w:r w:rsidR="00CC2925">
          <w:rPr>
            <w:rFonts w:ascii="Times New Roman" w:hAnsi="Times New Roman" w:cs="Times New Roman"/>
          </w:rPr>
          <w:instrText xml:space="preserve"> ADDIN EN.CITE.DATA </w:instrText>
        </w:r>
        <w:r w:rsidR="00CC2925">
          <w:rPr>
            <w:rFonts w:ascii="Times New Roman" w:hAnsi="Times New Roman" w:cs="Times New Roman"/>
          </w:rPr>
        </w:r>
        <w:r w:rsidR="00CC2925">
          <w:rPr>
            <w:rFonts w:ascii="Times New Roman" w:hAnsi="Times New Roman" w:cs="Times New Roman"/>
          </w:rPr>
          <w:fldChar w:fldCharType="end"/>
        </w:r>
        <w:r w:rsidR="00CC2925">
          <w:rPr>
            <w:rFonts w:ascii="Times New Roman" w:hAnsi="Times New Roman" w:cs="Times New Roman"/>
          </w:rPr>
        </w:r>
        <w:r w:rsidR="00CC2925">
          <w:rPr>
            <w:rFonts w:ascii="Times New Roman" w:hAnsi="Times New Roman" w:cs="Times New Roman"/>
          </w:rPr>
          <w:fldChar w:fldCharType="separate"/>
        </w:r>
        <w:r w:rsidR="00CC2925">
          <w:rPr>
            <w:rFonts w:ascii="Times New Roman" w:hAnsi="Times New Roman" w:cs="Times New Roman"/>
            <w:noProof/>
          </w:rPr>
          <w:t>Miller et al. (2009)</w:t>
        </w:r>
        <w:r w:rsidR="00CC2925">
          <w:rPr>
            <w:rFonts w:ascii="Times New Roman" w:hAnsi="Times New Roman" w:cs="Times New Roman"/>
          </w:rPr>
          <w:fldChar w:fldCharType="end"/>
        </w:r>
      </w:hyperlink>
      <w:r w:rsidR="00EC795E">
        <w:rPr>
          <w:rFonts w:ascii="Times New Roman" w:hAnsi="Times New Roman" w:cs="Times New Roman"/>
        </w:rPr>
        <w:t xml:space="preserve"> and available at (</w:t>
      </w:r>
      <w:proofErr w:type="spellStart"/>
      <w:r w:rsidR="00EC795E">
        <w:rPr>
          <w:rFonts w:ascii="Times New Roman" w:hAnsi="Times New Roman" w:cs="Times New Roman"/>
        </w:rPr>
        <w:t>url</w:t>
      </w:r>
      <w:proofErr w:type="spellEnd"/>
      <w:r w:rsidR="00EC795E">
        <w:rPr>
          <w:rFonts w:ascii="Times New Roman" w:hAnsi="Times New Roman" w:cs="Times New Roman"/>
        </w:rPr>
        <w:t xml:space="preserve">). </w:t>
      </w:r>
    </w:p>
    <w:p w14:paraId="08D5A5FC" w14:textId="77777777" w:rsidR="003013DD" w:rsidRDefault="003013DD" w:rsidP="00D45535">
      <w:pPr>
        <w:spacing w:line="480" w:lineRule="auto"/>
        <w:ind w:firstLine="720"/>
        <w:rPr>
          <w:rFonts w:ascii="Times New Roman" w:hAnsi="Times New Roman" w:cs="Times New Roman"/>
        </w:rPr>
      </w:pPr>
      <w:r>
        <w:rPr>
          <w:rFonts w:ascii="Times New Roman" w:hAnsi="Times New Roman" w:cs="Times New Roman"/>
        </w:rPr>
        <w:t>We calculated the stand-replacing decay coefficient (SDC) for each fire following the methods of Collins et al. (2017). SDC is defined by the following equation:</w:t>
      </w:r>
    </w:p>
    <w:p w14:paraId="074D6EFF" w14:textId="77777777" w:rsidR="003013DD" w:rsidRDefault="003013DD" w:rsidP="003013DD">
      <w:pPr>
        <w:spacing w:line="480" w:lineRule="auto"/>
        <w:ind w:firstLine="720"/>
        <w:jc w:val="center"/>
        <w:rPr>
          <w:rFonts w:ascii="Times New Roman" w:hAnsi="Times New Roman" w:cs="Times New Roman"/>
        </w:rPr>
      </w:pPr>
      <m:oMathPara>
        <m:oMath>
          <m:r>
            <w:rPr>
              <w:rFonts w:ascii="Cambria Math" w:hAnsi="Cambria Math" w:cs="Times New Roman"/>
            </w:rPr>
            <m:t xml:space="preserve">P= </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SDC*D</m:t>
                  </m:r>
                </m:sup>
              </m:sSup>
            </m:den>
          </m:f>
        </m:oMath>
      </m:oMathPara>
    </w:p>
    <w:p w14:paraId="40A7D3D3" w14:textId="504FCA6E" w:rsidR="00EC795E" w:rsidRDefault="003013DD" w:rsidP="003013DD">
      <w:pPr>
        <w:spacing w:line="480" w:lineRule="auto"/>
        <w:rPr>
          <w:rFonts w:ascii="Times New Roman" w:hAnsi="Times New Roman" w:cs="Times New Roman"/>
        </w:rPr>
      </w:pPr>
      <w:r>
        <w:rPr>
          <w:rFonts w:ascii="Times New Roman" w:hAnsi="Times New Roman" w:cs="Times New Roman"/>
        </w:rPr>
        <w:t xml:space="preserve">where </w:t>
      </w:r>
      <w:r w:rsidRPr="003013DD">
        <w:rPr>
          <w:rFonts w:ascii="Times New Roman" w:hAnsi="Times New Roman" w:cs="Times New Roman"/>
          <w:i/>
        </w:rPr>
        <w:t>P</w:t>
      </w:r>
      <w:r>
        <w:rPr>
          <w:rFonts w:ascii="Times New Roman" w:hAnsi="Times New Roman" w:cs="Times New Roman"/>
        </w:rPr>
        <w:t xml:space="preserve"> is the proportion of the original stand-replacing area in the fire</w:t>
      </w:r>
      <w:r w:rsidR="00D94367">
        <w:rPr>
          <w:rFonts w:ascii="Times New Roman" w:hAnsi="Times New Roman" w:cs="Times New Roman"/>
        </w:rPr>
        <w:t xml:space="preserve"> that exceeds a given buffer distance</w:t>
      </w:r>
      <w:r w:rsidR="0014669D">
        <w:rPr>
          <w:rFonts w:ascii="Times New Roman" w:hAnsi="Times New Roman" w:cs="Times New Roman"/>
        </w:rPr>
        <w:t xml:space="preserve"> inward from the patch edge</w:t>
      </w:r>
      <w:r w:rsidR="00D94367">
        <w:rPr>
          <w:rFonts w:ascii="Times New Roman" w:hAnsi="Times New Roman" w:cs="Times New Roman"/>
        </w:rPr>
        <w:t xml:space="preserve"> </w:t>
      </w:r>
      <w:r w:rsidR="0014669D">
        <w:rPr>
          <w:rFonts w:ascii="Times New Roman" w:hAnsi="Times New Roman" w:cs="Times New Roman"/>
        </w:rPr>
        <w:t>(</w:t>
      </w:r>
      <w:r w:rsidR="00D94367">
        <w:rPr>
          <w:rFonts w:ascii="Times New Roman" w:hAnsi="Times New Roman" w:cs="Times New Roman"/>
          <w:i/>
        </w:rPr>
        <w:t>D</w:t>
      </w:r>
      <w:r w:rsidR="0014669D">
        <w:rPr>
          <w:rFonts w:ascii="Times New Roman" w:hAnsi="Times New Roman" w:cs="Times New Roman"/>
        </w:rPr>
        <w:t>)</w:t>
      </w:r>
      <w:r w:rsidR="00D94367">
        <w:rPr>
          <w:rFonts w:ascii="Times New Roman" w:hAnsi="Times New Roman" w:cs="Times New Roman"/>
        </w:rPr>
        <w:t xml:space="preserve">, and </w:t>
      </w:r>
      <w:r w:rsidR="00D94367">
        <w:rPr>
          <w:rFonts w:ascii="Times New Roman" w:hAnsi="Times New Roman" w:cs="Times New Roman"/>
          <w:i/>
        </w:rPr>
        <w:t>SDC</w:t>
      </w:r>
      <w:r w:rsidR="00D94367">
        <w:rPr>
          <w:rFonts w:ascii="Times New Roman" w:hAnsi="Times New Roman" w:cs="Times New Roman"/>
        </w:rPr>
        <w:t xml:space="preserve"> is a free parameter fit by nonlinear least squares estimation that simultaneously describes the size and complexity of stand-replacing area (Collins et al. 2017). </w:t>
      </w:r>
      <w:r w:rsidR="00EC795E" w:rsidRPr="003013DD">
        <w:rPr>
          <w:rFonts w:ascii="Times New Roman" w:hAnsi="Times New Roman" w:cs="Times New Roman"/>
        </w:rPr>
        <w:t>We</w:t>
      </w:r>
      <w:r w:rsidR="00EC795E">
        <w:rPr>
          <w:rFonts w:ascii="Times New Roman" w:hAnsi="Times New Roman" w:cs="Times New Roman"/>
        </w:rPr>
        <w:t xml:space="preserve"> reasoned</w:t>
      </w:r>
      <w:r>
        <w:rPr>
          <w:rFonts w:ascii="Times New Roman" w:hAnsi="Times New Roman" w:cs="Times New Roman"/>
        </w:rPr>
        <w:t xml:space="preserve"> that</w:t>
      </w:r>
      <w:r w:rsidR="00D94367">
        <w:rPr>
          <w:rFonts w:ascii="Times New Roman" w:hAnsi="Times New Roman" w:cs="Times New Roman"/>
        </w:rPr>
        <w:t xml:space="preserve"> </w:t>
      </w:r>
      <w:r w:rsidR="0014669D">
        <w:rPr>
          <w:rFonts w:ascii="Times New Roman" w:hAnsi="Times New Roman" w:cs="Times New Roman"/>
        </w:rPr>
        <w:t>not all edges are biologically equivalent, as outer edges of stand-replacing patches would be more likely to contribute conifer seed into the patch than edges of very small internal “holes” within stand-replacing patches that were mapped as &lt;</w:t>
      </w:r>
      <w:r w:rsidR="00CC2925">
        <w:rPr>
          <w:rFonts w:ascii="Times New Roman" w:hAnsi="Times New Roman" w:cs="Times New Roman"/>
        </w:rPr>
        <w:t xml:space="preserve"> </w:t>
      </w:r>
      <w:r w:rsidR="0014669D">
        <w:rPr>
          <w:rFonts w:ascii="Times New Roman" w:hAnsi="Times New Roman" w:cs="Times New Roman"/>
        </w:rPr>
        <w:t>90% basal area mortality but most often were mapped as having &gt;</w:t>
      </w:r>
      <w:r w:rsidR="00CC2925">
        <w:rPr>
          <w:rFonts w:ascii="Times New Roman" w:hAnsi="Times New Roman" w:cs="Times New Roman"/>
        </w:rPr>
        <w:t xml:space="preserve"> </w:t>
      </w:r>
      <w:r w:rsidR="0014669D">
        <w:rPr>
          <w:rFonts w:ascii="Times New Roman" w:hAnsi="Times New Roman" w:cs="Times New Roman"/>
        </w:rPr>
        <w:t xml:space="preserve">75% basal area mortality. </w:t>
      </w:r>
      <w:r w:rsidR="0014669D">
        <w:rPr>
          <w:rFonts w:ascii="Times New Roman" w:hAnsi="Times New Roman" w:cs="Times New Roman"/>
        </w:rPr>
        <w:lastRenderedPageBreak/>
        <w:t>Therefore we filled in any “holes” of 9 contiguous 30 m pixels (0.81 ha) or smaller, and considered these part of the stand-replacing patch</w:t>
      </w:r>
      <w:r w:rsidR="00E615E1">
        <w:rPr>
          <w:rFonts w:ascii="Times New Roman" w:hAnsi="Times New Roman" w:cs="Times New Roman"/>
        </w:rPr>
        <w:t xml:space="preserve"> when calculating SDC</w:t>
      </w:r>
      <w:r w:rsidR="0014669D">
        <w:rPr>
          <w:rFonts w:ascii="Times New Roman" w:hAnsi="Times New Roman" w:cs="Times New Roman"/>
        </w:rPr>
        <w:t>.</w:t>
      </w:r>
    </w:p>
    <w:p w14:paraId="01761F6C" w14:textId="7033149E" w:rsidR="0014669D" w:rsidRDefault="00E615E1" w:rsidP="0014669D">
      <w:pPr>
        <w:spacing w:line="480" w:lineRule="auto"/>
        <w:ind w:firstLine="720"/>
        <w:rPr>
          <w:rFonts w:ascii="Times New Roman" w:hAnsi="Times New Roman" w:cs="Times New Roman"/>
        </w:rPr>
      </w:pPr>
      <w:r>
        <w:rPr>
          <w:rFonts w:ascii="Times New Roman" w:hAnsi="Times New Roman" w:cs="Times New Roman"/>
        </w:rPr>
        <w:t xml:space="preserve">For each fire </w:t>
      </w:r>
      <w:r w:rsidR="003D43A4">
        <w:rPr>
          <w:rFonts w:ascii="Times New Roman" w:hAnsi="Times New Roman" w:cs="Times New Roman"/>
        </w:rPr>
        <w:t xml:space="preserve">we approximated the weather at the time of the fire using the </w:t>
      </w:r>
      <w:proofErr w:type="spellStart"/>
      <w:r w:rsidR="003D43A4">
        <w:rPr>
          <w:rFonts w:ascii="Times New Roman" w:hAnsi="Times New Roman" w:cs="Times New Roman"/>
        </w:rPr>
        <w:t>GridMet</w:t>
      </w:r>
      <w:proofErr w:type="spellEnd"/>
      <w:r w:rsidR="003D43A4">
        <w:rPr>
          <w:rFonts w:ascii="Times New Roman" w:hAnsi="Times New Roman" w:cs="Times New Roman"/>
        </w:rPr>
        <w:t xml:space="preserve"> database </w:t>
      </w:r>
      <w:r w:rsidR="003D43A4">
        <w:rPr>
          <w:rFonts w:ascii="Times New Roman" w:hAnsi="Times New Roman" w:cs="Times New Roman"/>
        </w:rPr>
        <w:fldChar w:fldCharType="begin"/>
      </w:r>
      <w:r w:rsidR="00A72B54">
        <w:rPr>
          <w:rFonts w:ascii="Times New Roman" w:hAnsi="Times New Roman" w:cs="Times New Roman"/>
        </w:rPr>
        <w:instrText xml:space="preserve"> ADDIN EN.CITE &lt;EndNote&gt;&lt;Cite&gt;&lt;Author&gt;Abatzoglou&lt;/Author&gt;&lt;Year&gt;2013&lt;/Year&gt;&lt;RecNum&gt;3386&lt;/RecNum&gt;&lt;DisplayText&gt;(Abatzoglou 2013)&lt;/DisplayText&gt;&lt;record&gt;&lt;rec-number&gt;3386&lt;/rec-number&gt;&lt;foreign-keys&gt;&lt;key app="EN" db-id="w0ppaavf8t2zvwe9f0oxa5rcervz0wedp050" timestamp="1487363794"&gt;3386&lt;/key&gt;&lt;/foreign-keys&gt;&lt;ref-type name="Journal Article"&gt;17&lt;/ref-type&gt;&lt;contributors&gt;&lt;authors&gt;&lt;author&gt;Abatzoglou, John T.&lt;/author&gt;&lt;/authors&gt;&lt;/contributors&gt;&lt;titles&gt;&lt;title&gt;Development of gridded surface meteorological data for ecological applications and modelling&lt;/title&gt;&lt;secondary-title&gt;International Journal of Climatology&lt;/secondary-title&gt;&lt;/titles&gt;&lt;periodical&gt;&lt;full-title&gt;International Journal of Climatology&lt;/full-title&gt;&lt;/periodical&gt;&lt;pages&gt;121-131&lt;/pages&gt;&lt;volume&gt;33&lt;/volume&gt;&lt;number&gt;1&lt;/number&gt;&lt;keywords&gt;&lt;keyword&gt;weather data&lt;/keyword&gt;&lt;keyword&gt;humidity&lt;/keyword&gt;&lt;keyword&gt;agriculture&lt;/keyword&gt;&lt;keyword&gt;wildfire&lt;/keyword&gt;&lt;/keywords&gt;&lt;dates&gt;&lt;year&gt;2013&lt;/year&gt;&lt;/dates&gt;&lt;publisher&gt;John Wiley &amp;amp; Sons, Ltd.&lt;/publisher&gt;&lt;isbn&gt;1097-0088&lt;/isbn&gt;&lt;urls&gt;&lt;related-urls&gt;&lt;url&gt;http://dx.doi.org/10.1002/joc.3413&lt;/url&gt;&lt;/related-urls&gt;&lt;/urls&gt;&lt;electronic-resource-num&gt;10.1002/joc.3413&lt;/electronic-resource-num&gt;&lt;research-notes&gt;&amp;#xD;&lt;/research-notes&gt;&lt;/record&gt;&lt;/Cite&gt;&lt;/EndNote&gt;</w:instrText>
      </w:r>
      <w:r w:rsidR="003D43A4">
        <w:rPr>
          <w:rFonts w:ascii="Times New Roman" w:hAnsi="Times New Roman" w:cs="Times New Roman"/>
        </w:rPr>
        <w:fldChar w:fldCharType="separate"/>
      </w:r>
      <w:r w:rsidR="003D43A4">
        <w:rPr>
          <w:rFonts w:ascii="Times New Roman" w:hAnsi="Times New Roman" w:cs="Times New Roman"/>
          <w:noProof/>
        </w:rPr>
        <w:t>(</w:t>
      </w:r>
      <w:hyperlink w:anchor="_ENREF_1" w:tooltip="Abatzoglou, 2013 #3386" w:history="1">
        <w:r w:rsidR="00CC2925">
          <w:rPr>
            <w:rFonts w:ascii="Times New Roman" w:hAnsi="Times New Roman" w:cs="Times New Roman"/>
            <w:noProof/>
          </w:rPr>
          <w:t>Abatzoglou 2013</w:t>
        </w:r>
      </w:hyperlink>
      <w:r w:rsidR="003D43A4">
        <w:rPr>
          <w:rFonts w:ascii="Times New Roman" w:hAnsi="Times New Roman" w:cs="Times New Roman"/>
          <w:noProof/>
        </w:rPr>
        <w:t>)</w:t>
      </w:r>
      <w:r w:rsidR="003D43A4">
        <w:rPr>
          <w:rFonts w:ascii="Times New Roman" w:hAnsi="Times New Roman" w:cs="Times New Roman"/>
        </w:rPr>
        <w:fldChar w:fldCharType="end"/>
      </w:r>
      <w:r w:rsidR="003D43A4">
        <w:rPr>
          <w:rFonts w:ascii="Times New Roman" w:hAnsi="Times New Roman" w:cs="Times New Roman"/>
        </w:rPr>
        <w:t xml:space="preserve">. We identified the start and end dates for each of our 477 fires; in rare cases where the end date was not known (N=35), we set the end date to seven days after the start date. We excluded cases where the start date was not known (N=4). We then calculated the centroid latitude and longitude coordinate of the high-severity area within a given fire, and downloaded the </w:t>
      </w:r>
      <w:r w:rsidR="00717D59">
        <w:rPr>
          <w:rFonts w:ascii="Times New Roman" w:hAnsi="Times New Roman" w:cs="Times New Roman"/>
        </w:rPr>
        <w:t xml:space="preserve">daily weather estimates from </w:t>
      </w:r>
      <w:proofErr w:type="spellStart"/>
      <w:r w:rsidR="00717D59">
        <w:rPr>
          <w:rFonts w:ascii="Times New Roman" w:hAnsi="Times New Roman" w:cs="Times New Roman"/>
        </w:rPr>
        <w:t>GridMet</w:t>
      </w:r>
      <w:proofErr w:type="spellEnd"/>
      <w:r w:rsidR="00717D59">
        <w:rPr>
          <w:rFonts w:ascii="Times New Roman" w:hAnsi="Times New Roman" w:cs="Times New Roman"/>
        </w:rPr>
        <w:t xml:space="preserve"> for the grid cell (4 km) overlapping that centroid. Daily estimates were obtained for daily maximum temperature, minimum temperature, maximum relative humidity, and burn index (need to cite and explain what this is). For each fire we then identified the most extreme fire weather conditions for these four variables during the burn period (maximum </w:t>
      </w:r>
      <w:r w:rsidR="00423B47">
        <w:rPr>
          <w:rFonts w:ascii="Times New Roman" w:hAnsi="Times New Roman" w:cs="Times New Roman"/>
        </w:rPr>
        <w:t>high</w:t>
      </w:r>
      <w:r w:rsidR="00717D59">
        <w:rPr>
          <w:rFonts w:ascii="Times New Roman" w:hAnsi="Times New Roman" w:cs="Times New Roman"/>
        </w:rPr>
        <w:t xml:space="preserve"> temperature</w:t>
      </w:r>
      <w:r w:rsidR="00423B47">
        <w:rPr>
          <w:rFonts w:ascii="Times New Roman" w:hAnsi="Times New Roman" w:cs="Times New Roman"/>
        </w:rPr>
        <w:t xml:space="preserve"> (TMX)</w:t>
      </w:r>
      <w:r w:rsidR="00717D59">
        <w:rPr>
          <w:rFonts w:ascii="Times New Roman" w:hAnsi="Times New Roman" w:cs="Times New Roman"/>
        </w:rPr>
        <w:t>,</w:t>
      </w:r>
      <w:r w:rsidR="00423B47">
        <w:rPr>
          <w:rFonts w:ascii="Times New Roman" w:hAnsi="Times New Roman" w:cs="Times New Roman"/>
        </w:rPr>
        <w:t xml:space="preserve"> maximum low temperature (TMN), </w:t>
      </w:r>
      <w:r w:rsidR="00717D59">
        <w:rPr>
          <w:rFonts w:ascii="Times New Roman" w:hAnsi="Times New Roman" w:cs="Times New Roman"/>
        </w:rPr>
        <w:t xml:space="preserve">minimum </w:t>
      </w:r>
      <w:r w:rsidR="00423B47">
        <w:rPr>
          <w:rFonts w:ascii="Times New Roman" w:hAnsi="Times New Roman" w:cs="Times New Roman"/>
        </w:rPr>
        <w:t>high relative</w:t>
      </w:r>
      <w:r w:rsidR="00717D59">
        <w:rPr>
          <w:rFonts w:ascii="Times New Roman" w:hAnsi="Times New Roman" w:cs="Times New Roman"/>
        </w:rPr>
        <w:t xml:space="preserve"> humidity</w:t>
      </w:r>
      <w:r w:rsidR="00423B47">
        <w:rPr>
          <w:rFonts w:ascii="Times New Roman" w:hAnsi="Times New Roman" w:cs="Times New Roman"/>
        </w:rPr>
        <w:t xml:space="preserve"> (RH)</w:t>
      </w:r>
      <w:r w:rsidR="00717D59">
        <w:rPr>
          <w:rFonts w:ascii="Times New Roman" w:hAnsi="Times New Roman" w:cs="Times New Roman"/>
        </w:rPr>
        <w:t>, and maximum daily burn index</w:t>
      </w:r>
      <w:r w:rsidR="00423B47">
        <w:rPr>
          <w:rFonts w:ascii="Times New Roman" w:hAnsi="Times New Roman" w:cs="Times New Roman"/>
        </w:rPr>
        <w:t xml:space="preserve"> (BI)</w:t>
      </w:r>
      <w:r w:rsidR="00717D59">
        <w:rPr>
          <w:rFonts w:ascii="Times New Roman" w:hAnsi="Times New Roman" w:cs="Times New Roman"/>
        </w:rPr>
        <w:t>, and incorporated these variables into our database of fires.</w:t>
      </w:r>
    </w:p>
    <w:p w14:paraId="1EE2DA59" w14:textId="2F204362" w:rsidR="00EC2326" w:rsidRDefault="00717D59" w:rsidP="00CC2925">
      <w:pPr>
        <w:spacing w:line="480" w:lineRule="auto"/>
        <w:ind w:firstLine="720"/>
        <w:rPr>
          <w:rFonts w:ascii="Times New Roman" w:hAnsi="Times New Roman" w:cs="Times New Roman"/>
        </w:rPr>
      </w:pPr>
      <w:r>
        <w:rPr>
          <w:rFonts w:ascii="Times New Roman" w:hAnsi="Times New Roman" w:cs="Times New Roman"/>
        </w:rPr>
        <w:t xml:space="preserve">To evaluate the influence of weather and </w:t>
      </w:r>
      <w:ins w:id="15" w:author="Brandon Collins" w:date="2017-05-04T12:04:00Z">
        <w:r w:rsidR="00867AA8">
          <w:rPr>
            <w:rFonts w:ascii="Times New Roman" w:hAnsi="Times New Roman" w:cs="Times New Roman"/>
          </w:rPr>
          <w:t>land management history</w:t>
        </w:r>
      </w:ins>
      <w:ins w:id="16" w:author="Brandon Collins" w:date="2017-05-04T12:05:00Z">
        <w:r w:rsidR="00867AA8">
          <w:rPr>
            <w:rFonts w:ascii="Times New Roman" w:hAnsi="Times New Roman" w:cs="Times New Roman"/>
          </w:rPr>
          <w:t>/</w:t>
        </w:r>
      </w:ins>
      <w:r>
        <w:rPr>
          <w:rFonts w:ascii="Times New Roman" w:hAnsi="Times New Roman" w:cs="Times New Roman"/>
        </w:rPr>
        <w:t>fire management</w:t>
      </w:r>
      <w:ins w:id="17" w:author="Brandon Collins" w:date="2017-05-04T12:05:00Z">
        <w:r w:rsidR="00867AA8">
          <w:rPr>
            <w:rFonts w:ascii="Times New Roman" w:hAnsi="Times New Roman" w:cs="Times New Roman"/>
          </w:rPr>
          <w:t xml:space="preserve"> (referred to hereafter as management)</w:t>
        </w:r>
      </w:ins>
      <w:r>
        <w:rPr>
          <w:rFonts w:ascii="Times New Roman" w:hAnsi="Times New Roman" w:cs="Times New Roman"/>
        </w:rPr>
        <w:t xml:space="preserve"> on variation in SDC, we </w:t>
      </w:r>
      <w:r w:rsidR="00A72B54">
        <w:rPr>
          <w:rFonts w:ascii="Times New Roman" w:hAnsi="Times New Roman" w:cs="Times New Roman"/>
        </w:rPr>
        <w:t xml:space="preserve">compared a set of candidate models predicting SDC based on all possible combinations of seven variables, using automated model selection implemented in the R package </w:t>
      </w:r>
      <w:proofErr w:type="spellStart"/>
      <w:r w:rsidR="00A72B54" w:rsidRPr="00A72B54">
        <w:rPr>
          <w:rFonts w:ascii="Times New Roman" w:hAnsi="Times New Roman" w:cs="Times New Roman"/>
          <w:i/>
        </w:rPr>
        <w:t>glmulti</w:t>
      </w:r>
      <w:proofErr w:type="spellEnd"/>
      <w:r w:rsidR="00A72B54">
        <w:rPr>
          <w:rFonts w:ascii="Times New Roman" w:hAnsi="Times New Roman" w:cs="Times New Roman"/>
        </w:rPr>
        <w:t xml:space="preserve"> </w:t>
      </w:r>
      <w:r w:rsidR="00A72B54">
        <w:rPr>
          <w:rFonts w:ascii="Times New Roman" w:hAnsi="Times New Roman" w:cs="Times New Roman"/>
        </w:rPr>
        <w:fldChar w:fldCharType="begin"/>
      </w:r>
      <w:r w:rsidR="00A72B54">
        <w:rPr>
          <w:rFonts w:ascii="Times New Roman" w:hAnsi="Times New Roman" w:cs="Times New Roman"/>
        </w:rPr>
        <w:instrText xml:space="preserve"> ADDIN EN.CITE &lt;EndNote&gt;&lt;Cite&gt;&lt;Author&gt;Calcagno&lt;/Author&gt;&lt;Year&gt;2010&lt;/Year&gt;&lt;RecNum&gt;2648&lt;/RecNum&gt;&lt;DisplayText&gt;(Calcagno and de Mazancourt 2010)&lt;/DisplayText&gt;&lt;record&gt;&lt;rec-number&gt;2648&lt;/rec-number&gt;&lt;foreign-keys&gt;&lt;key app="EN" db-id="w0ppaavf8t2zvwe9f0oxa5rcervz0wedp050" timestamp="1423513521"&gt;2648&lt;/key&gt;&lt;/foreign-keys&gt;&lt;ref-type name="Journal Article"&gt;17&lt;/ref-type&gt;&lt;contributors&gt;&lt;authors&gt;&lt;author&gt;Calcagno, Vincent&lt;/author&gt;&lt;author&gt;de Mazancourt, Claire&lt;/author&gt;&lt;/authors&gt;&lt;/contributors&gt;&lt;titles&gt;&lt;title&gt;glmulti: an R package for easy automated model selection with (generalized) linear models&lt;/title&gt;&lt;secondary-title&gt;Journal of Statistical Software&lt;/secondary-title&gt;&lt;/titles&gt;&lt;periodical&gt;&lt;full-title&gt;Journal of Statistical Software&lt;/full-title&gt;&lt;/periodical&gt;&lt;pages&gt;1-29&lt;/pages&gt;&lt;volume&gt;34&lt;/volume&gt;&lt;number&gt;12&lt;/number&gt;&lt;dates&gt;&lt;year&gt;2010&lt;/year&gt;&lt;/dates&gt;&lt;urls&gt;&lt;/urls&gt;&lt;/record&gt;&lt;/Cite&gt;&lt;/EndNote&gt;</w:instrText>
      </w:r>
      <w:r w:rsidR="00A72B54">
        <w:rPr>
          <w:rFonts w:ascii="Times New Roman" w:hAnsi="Times New Roman" w:cs="Times New Roman"/>
        </w:rPr>
        <w:fldChar w:fldCharType="separate"/>
      </w:r>
      <w:r w:rsidR="00A72B54">
        <w:rPr>
          <w:rFonts w:ascii="Times New Roman" w:hAnsi="Times New Roman" w:cs="Times New Roman"/>
          <w:noProof/>
        </w:rPr>
        <w:t>(</w:t>
      </w:r>
      <w:hyperlink w:anchor="_ENREF_2" w:tooltip="Calcagno, 2010 #2648" w:history="1">
        <w:r w:rsidR="00CC2925">
          <w:rPr>
            <w:rFonts w:ascii="Times New Roman" w:hAnsi="Times New Roman" w:cs="Times New Roman"/>
            <w:noProof/>
          </w:rPr>
          <w:t>Calcagno and de Mazancourt 2010</w:t>
        </w:r>
      </w:hyperlink>
      <w:r w:rsidR="00A72B54">
        <w:rPr>
          <w:rFonts w:ascii="Times New Roman" w:hAnsi="Times New Roman" w:cs="Times New Roman"/>
          <w:noProof/>
        </w:rPr>
        <w:t>)</w:t>
      </w:r>
      <w:r w:rsidR="00A72B54">
        <w:rPr>
          <w:rFonts w:ascii="Times New Roman" w:hAnsi="Times New Roman" w:cs="Times New Roman"/>
        </w:rPr>
        <w:fldChar w:fldCharType="end"/>
      </w:r>
      <w:r w:rsidR="00A72B54">
        <w:rPr>
          <w:rFonts w:ascii="Times New Roman" w:hAnsi="Times New Roman" w:cs="Times New Roman"/>
        </w:rPr>
        <w:t>.</w:t>
      </w:r>
      <w:r w:rsidR="00423B47">
        <w:rPr>
          <w:rFonts w:ascii="Times New Roman" w:hAnsi="Times New Roman" w:cs="Times New Roman"/>
        </w:rPr>
        <w:t xml:space="preserve"> The variables examined were: fire year (1984-2015), fire management class (“fire class”; suppression or wildland fire use), fire management agency (</w:t>
      </w:r>
      <w:proofErr w:type="spellStart"/>
      <w:r w:rsidR="00423B47">
        <w:rPr>
          <w:rFonts w:ascii="Times New Roman" w:hAnsi="Times New Roman" w:cs="Times New Roman"/>
        </w:rPr>
        <w:t>CalFIRE</w:t>
      </w:r>
      <w:proofErr w:type="spellEnd"/>
      <w:r w:rsidR="00423B47">
        <w:rPr>
          <w:rFonts w:ascii="Times New Roman" w:hAnsi="Times New Roman" w:cs="Times New Roman"/>
        </w:rPr>
        <w:t xml:space="preserve">, USFS, NPS), and the four weather variables (TMX, TMN, RH, BI). </w:t>
      </w:r>
      <w:r w:rsidR="00EC2326">
        <w:rPr>
          <w:rFonts w:ascii="Times New Roman" w:hAnsi="Times New Roman" w:cs="Times New Roman"/>
        </w:rPr>
        <w:t xml:space="preserve">We selected the top </w:t>
      </w:r>
      <w:r w:rsidR="00CC2925">
        <w:rPr>
          <w:rFonts w:ascii="Times New Roman" w:hAnsi="Times New Roman" w:cs="Times New Roman"/>
        </w:rPr>
        <w:t>5</w:t>
      </w:r>
      <w:r w:rsidR="00EC2326">
        <w:rPr>
          <w:rFonts w:ascii="Times New Roman" w:hAnsi="Times New Roman" w:cs="Times New Roman"/>
        </w:rPr>
        <w:t xml:space="preserve"> candidate models on the basis of AIC comparisons, and compared the parameter effect sizes across these models.</w:t>
      </w:r>
      <w:r w:rsidR="00CC2925">
        <w:rPr>
          <w:rFonts w:ascii="Times New Roman" w:hAnsi="Times New Roman" w:cs="Times New Roman"/>
        </w:rPr>
        <w:t xml:space="preserve"> With parameter effects consistent across the top five candidate models (Table 1), we selected a simple model </w:t>
      </w:r>
      <w:r w:rsidR="00CC2925">
        <w:rPr>
          <w:rFonts w:ascii="Times New Roman" w:hAnsi="Times New Roman" w:cs="Times New Roman"/>
        </w:rPr>
        <w:lastRenderedPageBreak/>
        <w:t xml:space="preserve">(model #2) for a regression tree analysis using recursive partitioning, implemented in the </w:t>
      </w:r>
      <w:proofErr w:type="spellStart"/>
      <w:r w:rsidR="00CC2925">
        <w:rPr>
          <w:rFonts w:ascii="Times New Roman" w:hAnsi="Times New Roman" w:cs="Times New Roman"/>
          <w:i/>
        </w:rPr>
        <w:t>rpart</w:t>
      </w:r>
      <w:proofErr w:type="spellEnd"/>
      <w:r w:rsidR="00CC2925">
        <w:rPr>
          <w:rFonts w:ascii="Times New Roman" w:hAnsi="Times New Roman" w:cs="Times New Roman"/>
        </w:rPr>
        <w:t xml:space="preserve"> package in R </w:t>
      </w:r>
      <w:r w:rsidR="00CC2925">
        <w:rPr>
          <w:rFonts w:ascii="Times New Roman" w:hAnsi="Times New Roman" w:cs="Times New Roman"/>
        </w:rPr>
        <w:fldChar w:fldCharType="begin"/>
      </w:r>
      <w:r w:rsidR="00CC2925">
        <w:rPr>
          <w:rFonts w:ascii="Times New Roman" w:hAnsi="Times New Roman" w:cs="Times New Roman"/>
        </w:rPr>
        <w:instrText xml:space="preserve"> ADDIN EN.CITE &lt;EndNote&gt;&lt;Cite&gt;&lt;Author&gt;Therneau&lt;/Author&gt;&lt;Year&gt;2010&lt;/Year&gt;&lt;RecNum&gt;3459&lt;/RecNum&gt;&lt;DisplayText&gt;(Therneau et al. 2010)&lt;/DisplayText&gt;&lt;record&gt;&lt;rec-number&gt;3459&lt;/rec-number&gt;&lt;foreign-keys&gt;&lt;key app="EN" db-id="w0ppaavf8t2zvwe9f0oxa5rcervz0wedp050" timestamp="1493317209"&gt;3459&lt;/key&gt;&lt;/foreign-keys&gt;&lt;ref-type name="Journal Article"&gt;17&lt;/ref-type&gt;&lt;contributors&gt;&lt;authors&gt;&lt;author&gt;Therneau, Terry M&lt;/author&gt;&lt;author&gt;Atkinson, Beth&lt;/author&gt;&lt;author&gt;Ripley, Brian&lt;/author&gt;&lt;/authors&gt;&lt;/contributors&gt;&lt;titles&gt;&lt;title&gt;rpart: Recursive partitioning&lt;/title&gt;&lt;secondary-title&gt;R package version&lt;/secondary-title&gt;&lt;/titles&gt;&lt;periodical&gt;&lt;full-title&gt;R package version&lt;/full-title&gt;&lt;/periodical&gt;&lt;pages&gt;1-46&lt;/pages&gt;&lt;volume&gt;3&lt;/volume&gt;&lt;dates&gt;&lt;year&gt;2010&lt;/year&gt;&lt;/dates&gt;&lt;urls&gt;&lt;/urls&gt;&lt;/record&gt;&lt;/Cite&gt;&lt;/EndNote&gt;</w:instrText>
      </w:r>
      <w:r w:rsidR="00CC2925">
        <w:rPr>
          <w:rFonts w:ascii="Times New Roman" w:hAnsi="Times New Roman" w:cs="Times New Roman"/>
        </w:rPr>
        <w:fldChar w:fldCharType="separate"/>
      </w:r>
      <w:r w:rsidR="00CC2925">
        <w:rPr>
          <w:rFonts w:ascii="Times New Roman" w:hAnsi="Times New Roman" w:cs="Times New Roman"/>
          <w:noProof/>
        </w:rPr>
        <w:t>(</w:t>
      </w:r>
      <w:hyperlink w:anchor="_ENREF_5" w:tooltip="Therneau, 2010 #3459" w:history="1">
        <w:r w:rsidR="00CC2925">
          <w:rPr>
            <w:rFonts w:ascii="Times New Roman" w:hAnsi="Times New Roman" w:cs="Times New Roman"/>
            <w:noProof/>
          </w:rPr>
          <w:t>Therneau et al. 2010</w:t>
        </w:r>
      </w:hyperlink>
      <w:r w:rsidR="00CC2925">
        <w:rPr>
          <w:rFonts w:ascii="Times New Roman" w:hAnsi="Times New Roman" w:cs="Times New Roman"/>
          <w:noProof/>
        </w:rPr>
        <w:t>)</w:t>
      </w:r>
      <w:r w:rsidR="00CC2925">
        <w:rPr>
          <w:rFonts w:ascii="Times New Roman" w:hAnsi="Times New Roman" w:cs="Times New Roman"/>
        </w:rPr>
        <w:fldChar w:fldCharType="end"/>
      </w:r>
      <w:r w:rsidR="00CC2925">
        <w:rPr>
          <w:rFonts w:ascii="Times New Roman" w:hAnsi="Times New Roman" w:cs="Times New Roman"/>
        </w:rPr>
        <w:t xml:space="preserve">. </w:t>
      </w:r>
    </w:p>
    <w:p w14:paraId="2BA01694"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Results</w:t>
      </w:r>
    </w:p>
    <w:p w14:paraId="6D943CBD" w14:textId="7C21B869" w:rsidR="00E6648A" w:rsidRDefault="00E6648A" w:rsidP="00D45535">
      <w:pPr>
        <w:spacing w:line="480" w:lineRule="auto"/>
        <w:ind w:firstLine="720"/>
        <w:rPr>
          <w:ins w:id="18" w:author="Brandon Collins" w:date="2017-05-04T14:03:00Z"/>
          <w:rFonts w:ascii="Times New Roman" w:hAnsi="Times New Roman" w:cs="Times New Roman"/>
        </w:rPr>
      </w:pPr>
      <w:ins w:id="19" w:author="Brandon Collins" w:date="2017-05-04T14:03:00Z">
        <w:r>
          <w:rPr>
            <w:rFonts w:ascii="Times New Roman" w:hAnsi="Times New Roman" w:cs="Times New Roman"/>
          </w:rPr>
          <w:t>[</w:t>
        </w:r>
        <w:proofErr w:type="gramStart"/>
        <w:r>
          <w:rPr>
            <w:rFonts w:ascii="Times New Roman" w:hAnsi="Times New Roman" w:cs="Times New Roman"/>
          </w:rPr>
          <w:t>maybe</w:t>
        </w:r>
        <w:proofErr w:type="gramEnd"/>
        <w:r>
          <w:rPr>
            <w:rFonts w:ascii="Times New Roman" w:hAnsi="Times New Roman" w:cs="Times New Roman"/>
          </w:rPr>
          <w:t xml:space="preserve"> start with a table for the number of fires, size range, median fire year</w:t>
        </w:r>
      </w:ins>
      <w:ins w:id="20" w:author="Brandon Collins" w:date="2017-05-04T14:05:00Z">
        <w:r>
          <w:rPr>
            <w:rFonts w:ascii="Times New Roman" w:hAnsi="Times New Roman" w:cs="Times New Roman"/>
          </w:rPr>
          <w:t>, and mean weather variables</w:t>
        </w:r>
      </w:ins>
      <w:ins w:id="21" w:author="Brandon Collins" w:date="2017-05-04T14:03:00Z">
        <w:r>
          <w:rPr>
            <w:rFonts w:ascii="Times New Roman" w:hAnsi="Times New Roman" w:cs="Times New Roman"/>
          </w:rPr>
          <w:t xml:space="preserve"> for each of the </w:t>
        </w:r>
      </w:ins>
      <w:ins w:id="22" w:author="Brandon Collins" w:date="2017-05-04T14:05:00Z">
        <w:r>
          <w:rPr>
            <w:rFonts w:ascii="Times New Roman" w:hAnsi="Times New Roman" w:cs="Times New Roman"/>
          </w:rPr>
          <w:t xml:space="preserve">agencies </w:t>
        </w:r>
      </w:ins>
      <w:ins w:id="23" w:author="Brandon Collins" w:date="2017-05-04T14:06:00Z">
        <w:r>
          <w:rPr>
            <w:rFonts w:ascii="Times New Roman" w:hAnsi="Times New Roman" w:cs="Times New Roman"/>
          </w:rPr>
          <w:t>–</w:t>
        </w:r>
      </w:ins>
      <w:ins w:id="24" w:author="Brandon Collins" w:date="2017-05-04T14:05:00Z">
        <w:r>
          <w:rPr>
            <w:rFonts w:ascii="Times New Roman" w:hAnsi="Times New Roman" w:cs="Times New Roman"/>
          </w:rPr>
          <w:t xml:space="preserve"> maybe </w:t>
        </w:r>
      </w:ins>
      <w:ins w:id="25" w:author="Brandon Collins" w:date="2017-05-04T14:06:00Z">
        <w:r>
          <w:rPr>
            <w:rFonts w:ascii="Times New Roman" w:hAnsi="Times New Roman" w:cs="Times New Roman"/>
          </w:rPr>
          <w:t>sub-column for fire class as well]</w:t>
        </w:r>
      </w:ins>
    </w:p>
    <w:p w14:paraId="7E7ED310" w14:textId="77777777" w:rsidR="00E10090" w:rsidRDefault="00B16E59" w:rsidP="00D45535">
      <w:pPr>
        <w:spacing w:line="480" w:lineRule="auto"/>
        <w:ind w:firstLine="720"/>
        <w:rPr>
          <w:rFonts w:ascii="Times New Roman" w:hAnsi="Times New Roman" w:cs="Times New Roman"/>
        </w:rPr>
      </w:pPr>
      <w:r>
        <w:rPr>
          <w:rFonts w:ascii="Times New Roman" w:hAnsi="Times New Roman" w:cs="Times New Roman"/>
        </w:rPr>
        <w:t>The best model to explain variation in SDC always included fire management class, fire management agency, and maximum high temperature during the burn window, while it never included the minimum high humidity (Table 1). Effects of these predictors were consistent: SDC decreased from NPS to USF to CDF-managed fires, decreased from WFU fires to suppression fires</w:t>
      </w:r>
      <w:r w:rsidR="00E10090">
        <w:rPr>
          <w:rFonts w:ascii="Times New Roman" w:hAnsi="Times New Roman" w:cs="Times New Roman"/>
        </w:rPr>
        <w:t>, and decreased with increasing maximum temperatures. Fire year,</w:t>
      </w:r>
      <w:r>
        <w:rPr>
          <w:rFonts w:ascii="Times New Roman" w:hAnsi="Times New Roman" w:cs="Times New Roman"/>
        </w:rPr>
        <w:t xml:space="preserve"> maximum burn index, and maximum low temperature were marginal additional predictors, with fire year always having a negative effect on SDC (Table 1).</w:t>
      </w:r>
      <w:r w:rsidR="00E10090">
        <w:rPr>
          <w:rFonts w:ascii="Times New Roman" w:hAnsi="Times New Roman" w:cs="Times New Roman"/>
        </w:rPr>
        <w:t xml:space="preserve"> </w:t>
      </w:r>
    </w:p>
    <w:p w14:paraId="378EE2EA" w14:textId="65A2C12B" w:rsidR="00D45535" w:rsidRDefault="00E10090" w:rsidP="00D45535">
      <w:pPr>
        <w:spacing w:line="480" w:lineRule="auto"/>
        <w:ind w:firstLine="720"/>
        <w:rPr>
          <w:rFonts w:ascii="Times New Roman" w:hAnsi="Times New Roman" w:cs="Times New Roman"/>
        </w:rPr>
      </w:pPr>
      <w:r>
        <w:rPr>
          <w:rFonts w:ascii="Times New Roman" w:hAnsi="Times New Roman" w:cs="Times New Roman"/>
        </w:rPr>
        <w:t xml:space="preserve">The regression tree analysis indicated that the fire management class was a first-order control on SDC values, with </w:t>
      </w:r>
      <w:r w:rsidR="00745CD4">
        <w:rPr>
          <w:rFonts w:ascii="Times New Roman" w:hAnsi="Times New Roman" w:cs="Times New Roman"/>
        </w:rPr>
        <w:t>higher</w:t>
      </w:r>
      <w:r>
        <w:rPr>
          <w:rFonts w:ascii="Times New Roman" w:hAnsi="Times New Roman" w:cs="Times New Roman"/>
        </w:rPr>
        <w:t xml:space="preserve"> </w:t>
      </w:r>
      <w:r w:rsidR="00745CD4">
        <w:rPr>
          <w:rFonts w:ascii="Times New Roman" w:hAnsi="Times New Roman" w:cs="Times New Roman"/>
        </w:rPr>
        <w:t xml:space="preserve">SDC values – associated with smaller and/or more complex patches – for WFU fires (Fig. 2). </w:t>
      </w:r>
      <w:r w:rsidR="005D1A93">
        <w:rPr>
          <w:rFonts w:ascii="Times New Roman" w:hAnsi="Times New Roman" w:cs="Times New Roman"/>
        </w:rPr>
        <w:t>N</w:t>
      </w:r>
      <w:r w:rsidR="00745CD4">
        <w:rPr>
          <w:rFonts w:ascii="Times New Roman" w:hAnsi="Times New Roman" w:cs="Times New Roman"/>
        </w:rPr>
        <w:t xml:space="preserve">on-WFU fires </w:t>
      </w:r>
      <w:r w:rsidR="005D1A93">
        <w:rPr>
          <w:rFonts w:ascii="Times New Roman" w:hAnsi="Times New Roman" w:cs="Times New Roman"/>
        </w:rPr>
        <w:t xml:space="preserve">that were </w:t>
      </w:r>
      <w:r w:rsidR="00745CD4">
        <w:rPr>
          <w:rFonts w:ascii="Times New Roman" w:hAnsi="Times New Roman" w:cs="Times New Roman"/>
        </w:rPr>
        <w:t>managed for suppression</w:t>
      </w:r>
      <w:r w:rsidR="005D1A93">
        <w:rPr>
          <w:rFonts w:ascii="Times New Roman" w:hAnsi="Times New Roman" w:cs="Times New Roman"/>
        </w:rPr>
        <w:t xml:space="preserve"> generally had lower</w:t>
      </w:r>
      <w:r w:rsidR="00745CD4">
        <w:rPr>
          <w:rFonts w:ascii="Times New Roman" w:hAnsi="Times New Roman" w:cs="Times New Roman"/>
        </w:rPr>
        <w:t xml:space="preserve"> SDC values </w:t>
      </w:r>
      <w:r w:rsidR="005D1A93">
        <w:rPr>
          <w:rFonts w:ascii="Times New Roman" w:hAnsi="Times New Roman" w:cs="Times New Roman"/>
        </w:rPr>
        <w:t>that are associated with larger and/or simpler patches</w:t>
      </w:r>
      <w:r w:rsidR="00745CD4">
        <w:rPr>
          <w:rFonts w:ascii="Times New Roman" w:hAnsi="Times New Roman" w:cs="Times New Roman"/>
        </w:rPr>
        <w:t xml:space="preserve">. </w:t>
      </w:r>
      <w:r w:rsidR="003B1907">
        <w:rPr>
          <w:rFonts w:ascii="Times New Roman" w:hAnsi="Times New Roman" w:cs="Times New Roman"/>
        </w:rPr>
        <w:t>Among</w:t>
      </w:r>
      <w:r w:rsidR="00745CD4">
        <w:rPr>
          <w:rFonts w:ascii="Times New Roman" w:hAnsi="Times New Roman" w:cs="Times New Roman"/>
        </w:rPr>
        <w:t xml:space="preserve"> non-WFU fires where the maximum </w:t>
      </w:r>
      <w:r w:rsidR="003B1907">
        <w:rPr>
          <w:rFonts w:ascii="Times New Roman" w:hAnsi="Times New Roman" w:cs="Times New Roman"/>
        </w:rPr>
        <w:t xml:space="preserve">high </w:t>
      </w:r>
      <w:r w:rsidR="00745CD4">
        <w:rPr>
          <w:rFonts w:ascii="Times New Roman" w:hAnsi="Times New Roman" w:cs="Times New Roman"/>
        </w:rPr>
        <w:t xml:space="preserve">temperature </w:t>
      </w:r>
      <w:r w:rsidR="003B1907">
        <w:rPr>
          <w:rFonts w:ascii="Times New Roman" w:hAnsi="Times New Roman" w:cs="Times New Roman"/>
        </w:rPr>
        <w:t xml:space="preserve">during the burn window </w:t>
      </w:r>
      <w:r w:rsidR="00745CD4">
        <w:rPr>
          <w:rFonts w:ascii="Times New Roman" w:hAnsi="Times New Roman" w:cs="Times New Roman"/>
        </w:rPr>
        <w:t>was less than 24 C, fires managed by the US Forest Service</w:t>
      </w:r>
      <w:r w:rsidR="003B1907">
        <w:rPr>
          <w:rFonts w:ascii="Times New Roman" w:hAnsi="Times New Roman" w:cs="Times New Roman"/>
        </w:rPr>
        <w:t xml:space="preserve"> (N=26)</w:t>
      </w:r>
      <w:r w:rsidR="00745CD4">
        <w:rPr>
          <w:rFonts w:ascii="Times New Roman" w:hAnsi="Times New Roman" w:cs="Times New Roman"/>
        </w:rPr>
        <w:t xml:space="preserve"> had </w:t>
      </w:r>
      <w:r w:rsidR="003B1907">
        <w:rPr>
          <w:rFonts w:ascii="Times New Roman" w:hAnsi="Times New Roman" w:cs="Times New Roman"/>
        </w:rPr>
        <w:t>lower</w:t>
      </w:r>
      <w:r w:rsidR="00745CD4">
        <w:rPr>
          <w:rFonts w:ascii="Times New Roman" w:hAnsi="Times New Roman" w:cs="Times New Roman"/>
        </w:rPr>
        <w:t xml:space="preserve"> SDC values than </w:t>
      </w:r>
      <w:r w:rsidR="003B1907">
        <w:rPr>
          <w:rFonts w:ascii="Times New Roman" w:hAnsi="Times New Roman" w:cs="Times New Roman"/>
        </w:rPr>
        <w:t>fires managed by NPS (N=6) or CDF (N=3)</w:t>
      </w:r>
      <w:r w:rsidR="0004544A">
        <w:rPr>
          <w:rFonts w:ascii="Times New Roman" w:hAnsi="Times New Roman" w:cs="Times New Roman"/>
        </w:rPr>
        <w:t>, which had the highest SDC values of any group of fires (-3.8, roughly equivalent to 1.1 ha circular patches; Figs. 1, 2)</w:t>
      </w:r>
      <w:r w:rsidR="003B1907">
        <w:rPr>
          <w:rFonts w:ascii="Times New Roman" w:hAnsi="Times New Roman" w:cs="Times New Roman"/>
        </w:rPr>
        <w:t xml:space="preserve">. Among non-WFU fires where the maximum high temperature during the burn window exceeded 24 C, the year of the fire was important, with fires occurring </w:t>
      </w:r>
      <w:r w:rsidR="00733765">
        <w:rPr>
          <w:rFonts w:ascii="Times New Roman" w:hAnsi="Times New Roman" w:cs="Times New Roman"/>
        </w:rPr>
        <w:t>since 2010 having the lowest SDC values</w:t>
      </w:r>
      <w:r w:rsidR="0004544A">
        <w:rPr>
          <w:rFonts w:ascii="Times New Roman" w:hAnsi="Times New Roman" w:cs="Times New Roman"/>
        </w:rPr>
        <w:t xml:space="preserve"> of any group of fires</w:t>
      </w:r>
      <w:r w:rsidR="00733765">
        <w:rPr>
          <w:rFonts w:ascii="Times New Roman" w:hAnsi="Times New Roman" w:cs="Times New Roman"/>
        </w:rPr>
        <w:t xml:space="preserve"> (-5.1, equivalent to </w:t>
      </w:r>
      <w:r w:rsidR="0004544A">
        <w:rPr>
          <w:rFonts w:ascii="Times New Roman" w:hAnsi="Times New Roman" w:cs="Times New Roman"/>
        </w:rPr>
        <w:t>roughly 12.5 ha circular patches; Figs. 1, 2</w:t>
      </w:r>
      <w:r w:rsidR="00733765">
        <w:rPr>
          <w:rFonts w:ascii="Times New Roman" w:hAnsi="Times New Roman" w:cs="Times New Roman"/>
        </w:rPr>
        <w:t xml:space="preserve">). Among non-WFU fires </w:t>
      </w:r>
      <w:r w:rsidR="0004544A">
        <w:rPr>
          <w:rFonts w:ascii="Times New Roman" w:hAnsi="Times New Roman" w:cs="Times New Roman"/>
        </w:rPr>
        <w:t xml:space="preserve">since 2010 </w:t>
      </w:r>
      <w:r w:rsidR="00733765">
        <w:rPr>
          <w:rFonts w:ascii="Times New Roman" w:hAnsi="Times New Roman" w:cs="Times New Roman"/>
        </w:rPr>
        <w:t xml:space="preserve">where the </w:t>
      </w:r>
      <w:r w:rsidR="00733765">
        <w:rPr>
          <w:rFonts w:ascii="Times New Roman" w:hAnsi="Times New Roman" w:cs="Times New Roman"/>
        </w:rPr>
        <w:lastRenderedPageBreak/>
        <w:t>maximum high temperature</w:t>
      </w:r>
      <w:r w:rsidR="0004544A">
        <w:rPr>
          <w:rFonts w:ascii="Times New Roman" w:hAnsi="Times New Roman" w:cs="Times New Roman"/>
        </w:rPr>
        <w:t xml:space="preserve"> was greater than 24 C, fires with very high maximum high temperatures (&gt;39 C) surprisingly had higher SDC values (Fig. 2), while fires with maximum high temperatures between 24 and 39 C had lower SDC values if they were managed by CDF or USF, while if they were managed by the NPS their SDC values depended on temperature, with higher temperatures again leading to lower SDC values (Fig. 2).</w:t>
      </w:r>
    </w:p>
    <w:p w14:paraId="7F287D0C" w14:textId="1E65D66E" w:rsidR="00E935D1" w:rsidRDefault="00E935D1" w:rsidP="00D45535">
      <w:pPr>
        <w:spacing w:line="480" w:lineRule="auto"/>
        <w:ind w:firstLine="720"/>
        <w:rPr>
          <w:rFonts w:ascii="Times New Roman" w:hAnsi="Times New Roman" w:cs="Times New Roman"/>
        </w:rPr>
      </w:pPr>
      <w:r>
        <w:rPr>
          <w:rFonts w:ascii="Times New Roman" w:hAnsi="Times New Roman" w:cs="Times New Roman"/>
        </w:rPr>
        <w:t xml:space="preserve">SDC is related to fire size and percent high-severity, because larger fires with more area burning at high-severity will inherently have more area located farther from high-severity patch edges (Collins et al. 2017). However, SDC provides additional information to distinguish fires from each other within a given range of fire size or percent severity. For instance, the reduction in SDC in fires managed by NPS or in fires managed as WFU fires </w:t>
      </w:r>
      <w:r w:rsidR="005F3717">
        <w:rPr>
          <w:rFonts w:ascii="Times New Roman" w:hAnsi="Times New Roman" w:cs="Times New Roman"/>
        </w:rPr>
        <w:t xml:space="preserve">are not just due to these fires being smaller in size or having lower percent high-severity (although these effects do exist). Rather, within a given fire size or percent high-severity range, </w:t>
      </w:r>
      <w:r w:rsidR="009F56EA">
        <w:rPr>
          <w:rFonts w:ascii="Times New Roman" w:hAnsi="Times New Roman" w:cs="Times New Roman"/>
        </w:rPr>
        <w:t>agency and class</w:t>
      </w:r>
      <w:r w:rsidR="005F3717">
        <w:rPr>
          <w:rFonts w:ascii="Times New Roman" w:hAnsi="Times New Roman" w:cs="Times New Roman"/>
        </w:rPr>
        <w:t xml:space="preserve"> still influence SDC (Fig. 4). </w:t>
      </w:r>
      <w:r w:rsidR="009F56EA">
        <w:rPr>
          <w:rFonts w:ascii="Times New Roman" w:hAnsi="Times New Roman" w:cs="Times New Roman"/>
        </w:rPr>
        <w:t>In a model of SDC conditional on class and</w:t>
      </w:r>
      <w:r w:rsidR="0092786B">
        <w:rPr>
          <w:rFonts w:ascii="Times New Roman" w:hAnsi="Times New Roman" w:cs="Times New Roman"/>
        </w:rPr>
        <w:t xml:space="preserve"> either</w:t>
      </w:r>
      <w:r w:rsidR="009F56EA">
        <w:rPr>
          <w:rFonts w:ascii="Times New Roman" w:hAnsi="Times New Roman" w:cs="Times New Roman"/>
        </w:rPr>
        <w:t xml:space="preserve"> percent high-severity or fire size, class has a significant </w:t>
      </w:r>
      <w:r w:rsidR="0092786B">
        <w:rPr>
          <w:rFonts w:ascii="Times New Roman" w:hAnsi="Times New Roman" w:cs="Times New Roman"/>
        </w:rPr>
        <w:t xml:space="preserve">marginal </w:t>
      </w:r>
      <w:r w:rsidR="009F56EA">
        <w:rPr>
          <w:rFonts w:ascii="Times New Roman" w:hAnsi="Times New Roman" w:cs="Times New Roman"/>
        </w:rPr>
        <w:t>effect on SDC after accounting for percent severity (t = 5.3</w:t>
      </w:r>
      <w:r w:rsidR="0092786B">
        <w:rPr>
          <w:rFonts w:ascii="Times New Roman" w:hAnsi="Times New Roman" w:cs="Times New Roman"/>
        </w:rPr>
        <w:t>5</w:t>
      </w:r>
      <w:r w:rsidR="009F56EA">
        <w:rPr>
          <w:rFonts w:ascii="Times New Roman" w:hAnsi="Times New Roman" w:cs="Times New Roman"/>
        </w:rPr>
        <w:t>, P &lt; 0.001) and size</w:t>
      </w:r>
      <w:r>
        <w:rPr>
          <w:rFonts w:ascii="Times New Roman" w:hAnsi="Times New Roman" w:cs="Times New Roman"/>
        </w:rPr>
        <w:t xml:space="preserve"> </w:t>
      </w:r>
      <w:r w:rsidR="0092786B">
        <w:rPr>
          <w:rFonts w:ascii="Times New Roman" w:hAnsi="Times New Roman" w:cs="Times New Roman"/>
        </w:rPr>
        <w:t>(t = 7.92, P &lt; 0.001). In a model of SDC conditional on agency and either percent high-severity or fire size, agency also has a significant marginal effect on SDC after accounting for percent severity, with NPS distinguishable from both USF and CDF but the latter two indistinguishable from each other.</w:t>
      </w:r>
    </w:p>
    <w:p w14:paraId="2A51CC33" w14:textId="55132D89" w:rsidR="0004544A" w:rsidRDefault="0004544A" w:rsidP="00D45535">
      <w:pPr>
        <w:spacing w:line="480" w:lineRule="auto"/>
        <w:ind w:firstLine="720"/>
        <w:rPr>
          <w:ins w:id="26" w:author="Brandon Collins" w:date="2017-05-04T14:17:00Z"/>
          <w:rFonts w:ascii="Times New Roman" w:hAnsi="Times New Roman" w:cs="Times New Roman"/>
        </w:rPr>
      </w:pPr>
      <w:r>
        <w:rPr>
          <w:rFonts w:ascii="Times New Roman" w:hAnsi="Times New Roman" w:cs="Times New Roman"/>
        </w:rPr>
        <w:t xml:space="preserve">While fire management class and agency are clearly related to SDC values, </w:t>
      </w:r>
      <w:r w:rsidR="005D1A93">
        <w:rPr>
          <w:rFonts w:ascii="Times New Roman" w:hAnsi="Times New Roman" w:cs="Times New Roman"/>
        </w:rPr>
        <w:t xml:space="preserve">the relationship between </w:t>
      </w:r>
      <w:r w:rsidR="0022348B">
        <w:rPr>
          <w:rFonts w:ascii="Times New Roman" w:hAnsi="Times New Roman" w:cs="Times New Roman"/>
        </w:rPr>
        <w:t xml:space="preserve">fire year, </w:t>
      </w:r>
      <w:r w:rsidR="005D1A93">
        <w:rPr>
          <w:rFonts w:ascii="Times New Roman" w:hAnsi="Times New Roman" w:cs="Times New Roman"/>
        </w:rPr>
        <w:t>weather</w:t>
      </w:r>
      <w:r w:rsidR="00145280">
        <w:rPr>
          <w:rFonts w:ascii="Times New Roman" w:hAnsi="Times New Roman" w:cs="Times New Roman"/>
        </w:rPr>
        <w:t xml:space="preserve"> during the fire</w:t>
      </w:r>
      <w:r w:rsidR="0022348B">
        <w:rPr>
          <w:rFonts w:ascii="Times New Roman" w:hAnsi="Times New Roman" w:cs="Times New Roman"/>
        </w:rPr>
        <w:t>,</w:t>
      </w:r>
      <w:r w:rsidR="005D1A93">
        <w:rPr>
          <w:rFonts w:ascii="Times New Roman" w:hAnsi="Times New Roman" w:cs="Times New Roman"/>
        </w:rPr>
        <w:t xml:space="preserve"> and SDC is more complex.</w:t>
      </w:r>
      <w:r w:rsidR="00C1197A">
        <w:rPr>
          <w:rFonts w:ascii="Times New Roman" w:hAnsi="Times New Roman" w:cs="Times New Roman"/>
        </w:rPr>
        <w:t xml:space="preserve"> SDC decreased over time</w:t>
      </w:r>
      <w:r w:rsidR="00145280">
        <w:rPr>
          <w:rFonts w:ascii="Times New Roman" w:hAnsi="Times New Roman" w:cs="Times New Roman"/>
        </w:rPr>
        <w:t xml:space="preserve"> (Fig. 5)</w:t>
      </w:r>
      <w:r w:rsidR="00C1197A">
        <w:rPr>
          <w:rFonts w:ascii="Times New Roman" w:hAnsi="Times New Roman" w:cs="Times New Roman"/>
        </w:rPr>
        <w:t>, at a rate that was marginally significant for both the individual year averages (R</w:t>
      </w:r>
      <w:r w:rsidR="00C1197A">
        <w:rPr>
          <w:rFonts w:ascii="Times New Roman" w:hAnsi="Times New Roman" w:cs="Times New Roman"/>
          <w:vertAlign w:val="superscript"/>
        </w:rPr>
        <w:t>2</w:t>
      </w:r>
      <w:r w:rsidR="00C1197A">
        <w:rPr>
          <w:rFonts w:ascii="Times New Roman" w:hAnsi="Times New Roman" w:cs="Times New Roman"/>
        </w:rPr>
        <w:t xml:space="preserve"> = 0.11, t = 1.97, P</w:t>
      </w:r>
      <w:r w:rsidR="00E935D1">
        <w:rPr>
          <w:rFonts w:ascii="Times New Roman" w:hAnsi="Times New Roman" w:cs="Times New Roman"/>
        </w:rPr>
        <w:t xml:space="preserve"> </w:t>
      </w:r>
      <w:r w:rsidR="00C1197A">
        <w:rPr>
          <w:rFonts w:ascii="Times New Roman" w:hAnsi="Times New Roman" w:cs="Times New Roman"/>
        </w:rPr>
        <w:t>=</w:t>
      </w:r>
      <w:r w:rsidR="00E935D1">
        <w:rPr>
          <w:rFonts w:ascii="Times New Roman" w:hAnsi="Times New Roman" w:cs="Times New Roman"/>
        </w:rPr>
        <w:t xml:space="preserve"> </w:t>
      </w:r>
      <w:r w:rsidR="00C1197A">
        <w:rPr>
          <w:rFonts w:ascii="Times New Roman" w:hAnsi="Times New Roman" w:cs="Times New Roman"/>
        </w:rPr>
        <w:t>0.058) and the five-year moving averages</w:t>
      </w:r>
      <w:r w:rsidR="005D1A93">
        <w:rPr>
          <w:rFonts w:ascii="Times New Roman" w:hAnsi="Times New Roman" w:cs="Times New Roman"/>
        </w:rPr>
        <w:t xml:space="preserve"> </w:t>
      </w:r>
      <w:r w:rsidR="00C1197A">
        <w:rPr>
          <w:rFonts w:ascii="Times New Roman" w:hAnsi="Times New Roman" w:cs="Times New Roman"/>
        </w:rPr>
        <w:t>(R</w:t>
      </w:r>
      <w:r w:rsidR="00C1197A">
        <w:rPr>
          <w:rFonts w:ascii="Times New Roman" w:hAnsi="Times New Roman" w:cs="Times New Roman"/>
          <w:vertAlign w:val="superscript"/>
        </w:rPr>
        <w:t>2</w:t>
      </w:r>
      <w:r w:rsidR="00C1197A">
        <w:rPr>
          <w:rFonts w:ascii="Times New Roman" w:hAnsi="Times New Roman" w:cs="Times New Roman"/>
        </w:rPr>
        <w:t xml:space="preserve"> = 0.14, t = 2.08, P</w:t>
      </w:r>
      <w:r w:rsidR="00E935D1">
        <w:rPr>
          <w:rFonts w:ascii="Times New Roman" w:hAnsi="Times New Roman" w:cs="Times New Roman"/>
        </w:rPr>
        <w:t xml:space="preserve"> </w:t>
      </w:r>
      <w:r w:rsidR="00C1197A">
        <w:rPr>
          <w:rFonts w:ascii="Times New Roman" w:hAnsi="Times New Roman" w:cs="Times New Roman"/>
        </w:rPr>
        <w:t>=</w:t>
      </w:r>
      <w:r w:rsidR="00E935D1">
        <w:rPr>
          <w:rFonts w:ascii="Times New Roman" w:hAnsi="Times New Roman" w:cs="Times New Roman"/>
        </w:rPr>
        <w:t xml:space="preserve"> </w:t>
      </w:r>
      <w:r w:rsidR="00C1197A">
        <w:rPr>
          <w:rFonts w:ascii="Times New Roman" w:hAnsi="Times New Roman" w:cs="Times New Roman"/>
        </w:rPr>
        <w:t>0.047).</w:t>
      </w:r>
      <w:r w:rsidR="00145280">
        <w:rPr>
          <w:rFonts w:ascii="Times New Roman" w:hAnsi="Times New Roman" w:cs="Times New Roman"/>
        </w:rPr>
        <w:t xml:space="preserve"> Interestingly, the trend in percent high severity over time was positive (consistent </w:t>
      </w:r>
      <w:r w:rsidR="00145280">
        <w:rPr>
          <w:rFonts w:ascii="Times New Roman" w:hAnsi="Times New Roman" w:cs="Times New Roman"/>
        </w:rPr>
        <w:lastRenderedPageBreak/>
        <w:t>with the inverse relationship between SDC and percent high-severity), but not significant for individual year averages (R</w:t>
      </w:r>
      <w:r w:rsidR="00145280">
        <w:rPr>
          <w:rFonts w:ascii="Times New Roman" w:hAnsi="Times New Roman" w:cs="Times New Roman"/>
          <w:vertAlign w:val="superscript"/>
        </w:rPr>
        <w:t>2</w:t>
      </w:r>
      <w:r w:rsidR="00145280">
        <w:rPr>
          <w:rFonts w:ascii="Times New Roman" w:hAnsi="Times New Roman" w:cs="Times New Roman"/>
        </w:rPr>
        <w:t xml:space="preserve"> = 0.06, t = 1.43, P</w:t>
      </w:r>
      <w:r w:rsidR="00E935D1">
        <w:rPr>
          <w:rFonts w:ascii="Times New Roman" w:hAnsi="Times New Roman" w:cs="Times New Roman"/>
        </w:rPr>
        <w:t xml:space="preserve"> </w:t>
      </w:r>
      <w:r w:rsidR="00145280">
        <w:rPr>
          <w:rFonts w:ascii="Times New Roman" w:hAnsi="Times New Roman" w:cs="Times New Roman"/>
        </w:rPr>
        <w:t>=</w:t>
      </w:r>
      <w:r w:rsidR="00E935D1">
        <w:rPr>
          <w:rFonts w:ascii="Times New Roman" w:hAnsi="Times New Roman" w:cs="Times New Roman"/>
        </w:rPr>
        <w:t xml:space="preserve"> </w:t>
      </w:r>
      <w:r w:rsidR="00145280">
        <w:rPr>
          <w:rFonts w:ascii="Times New Roman" w:hAnsi="Times New Roman" w:cs="Times New Roman"/>
        </w:rPr>
        <w:t>0.16) or five-year moving averages (R</w:t>
      </w:r>
      <w:r w:rsidR="00145280">
        <w:rPr>
          <w:rFonts w:ascii="Times New Roman" w:hAnsi="Times New Roman" w:cs="Times New Roman"/>
          <w:vertAlign w:val="superscript"/>
        </w:rPr>
        <w:t>2</w:t>
      </w:r>
      <w:r w:rsidR="00145280">
        <w:rPr>
          <w:rFonts w:ascii="Times New Roman" w:hAnsi="Times New Roman" w:cs="Times New Roman"/>
        </w:rPr>
        <w:t xml:space="preserve"> = 0.09, t = 1.62, P=0.12). </w:t>
      </w:r>
      <w:r w:rsidR="005D1A93">
        <w:rPr>
          <w:rFonts w:ascii="Times New Roman" w:hAnsi="Times New Roman" w:cs="Times New Roman"/>
        </w:rPr>
        <w:t xml:space="preserve">The </w:t>
      </w:r>
      <w:r w:rsidR="0022348B">
        <w:rPr>
          <w:rFonts w:ascii="Times New Roman" w:hAnsi="Times New Roman" w:cs="Times New Roman"/>
        </w:rPr>
        <w:t>maximum high temperature, averaged across all fires within a given year, increased over time from 1984-2015</w:t>
      </w:r>
      <w:r w:rsidR="00145280">
        <w:rPr>
          <w:rFonts w:ascii="Times New Roman" w:hAnsi="Times New Roman" w:cs="Times New Roman"/>
        </w:rPr>
        <w:t xml:space="preserve"> (Fig. 5)</w:t>
      </w:r>
      <w:r w:rsidR="0022348B">
        <w:rPr>
          <w:rFonts w:ascii="Times New Roman" w:hAnsi="Times New Roman" w:cs="Times New Roman"/>
        </w:rPr>
        <w:t>, a trend that was significant for the five-year moving average (R</w:t>
      </w:r>
      <w:r w:rsidR="0022348B">
        <w:rPr>
          <w:rFonts w:ascii="Times New Roman" w:hAnsi="Times New Roman" w:cs="Times New Roman"/>
          <w:vertAlign w:val="superscript"/>
        </w:rPr>
        <w:t>2</w:t>
      </w:r>
      <w:r w:rsidR="0022348B">
        <w:rPr>
          <w:rFonts w:ascii="Times New Roman" w:hAnsi="Times New Roman" w:cs="Times New Roman"/>
        </w:rPr>
        <w:t xml:space="preserve"> = 0.29, t = 3.29, P</w:t>
      </w:r>
      <w:r w:rsidR="00E935D1">
        <w:rPr>
          <w:rFonts w:ascii="Times New Roman" w:hAnsi="Times New Roman" w:cs="Times New Roman"/>
        </w:rPr>
        <w:t xml:space="preserve"> </w:t>
      </w:r>
      <w:r w:rsidR="0022348B">
        <w:rPr>
          <w:rFonts w:ascii="Times New Roman" w:hAnsi="Times New Roman" w:cs="Times New Roman"/>
        </w:rPr>
        <w:t>=</w:t>
      </w:r>
      <w:r w:rsidR="00E935D1">
        <w:rPr>
          <w:rFonts w:ascii="Times New Roman" w:hAnsi="Times New Roman" w:cs="Times New Roman"/>
        </w:rPr>
        <w:t xml:space="preserve"> </w:t>
      </w:r>
      <w:r w:rsidR="0022348B">
        <w:rPr>
          <w:rFonts w:ascii="Times New Roman" w:hAnsi="Times New Roman" w:cs="Times New Roman"/>
        </w:rPr>
        <w:t>.003) but not for individual year</w:t>
      </w:r>
      <w:r w:rsidR="00C1197A">
        <w:rPr>
          <w:rFonts w:ascii="Times New Roman" w:hAnsi="Times New Roman" w:cs="Times New Roman"/>
        </w:rPr>
        <w:t xml:space="preserve"> averages</w:t>
      </w:r>
      <w:r w:rsidR="0022348B">
        <w:rPr>
          <w:rFonts w:ascii="Times New Roman" w:hAnsi="Times New Roman" w:cs="Times New Roman"/>
        </w:rPr>
        <w:t xml:space="preserve"> (R</w:t>
      </w:r>
      <w:r w:rsidR="0022348B">
        <w:rPr>
          <w:rFonts w:ascii="Times New Roman" w:hAnsi="Times New Roman" w:cs="Times New Roman"/>
          <w:vertAlign w:val="superscript"/>
        </w:rPr>
        <w:t>2</w:t>
      </w:r>
      <w:r w:rsidR="0022348B">
        <w:rPr>
          <w:rFonts w:ascii="Times New Roman" w:hAnsi="Times New Roman" w:cs="Times New Roman"/>
        </w:rPr>
        <w:t xml:space="preserve"> = 0.010, t = 1.83, P = 0.077). </w:t>
      </w:r>
      <w:r w:rsidR="00145280">
        <w:rPr>
          <w:rFonts w:ascii="Times New Roman" w:hAnsi="Times New Roman" w:cs="Times New Roman"/>
        </w:rPr>
        <w:t>Similarly, the maximum average daily burn index increased over time (Fig. 6), significantly both for individual year averages (R</w:t>
      </w:r>
      <w:r w:rsidR="00145280">
        <w:rPr>
          <w:rFonts w:ascii="Times New Roman" w:hAnsi="Times New Roman" w:cs="Times New Roman"/>
          <w:vertAlign w:val="superscript"/>
        </w:rPr>
        <w:t>2</w:t>
      </w:r>
      <w:r w:rsidR="00145280">
        <w:rPr>
          <w:rFonts w:ascii="Times New Roman" w:hAnsi="Times New Roman" w:cs="Times New Roman"/>
        </w:rPr>
        <w:t xml:space="preserve"> = 0.32, t = 3.80, P</w:t>
      </w:r>
      <w:r w:rsidR="00E935D1">
        <w:rPr>
          <w:rFonts w:ascii="Times New Roman" w:hAnsi="Times New Roman" w:cs="Times New Roman"/>
        </w:rPr>
        <w:t xml:space="preserve"> </w:t>
      </w:r>
      <w:r w:rsidR="00145280">
        <w:rPr>
          <w:rFonts w:ascii="Times New Roman" w:hAnsi="Times New Roman" w:cs="Times New Roman"/>
        </w:rPr>
        <w:t>=</w:t>
      </w:r>
      <w:r w:rsidR="00E935D1">
        <w:rPr>
          <w:rFonts w:ascii="Times New Roman" w:hAnsi="Times New Roman" w:cs="Times New Roman"/>
        </w:rPr>
        <w:t xml:space="preserve"> </w:t>
      </w:r>
      <w:r w:rsidR="00145280">
        <w:rPr>
          <w:rFonts w:ascii="Times New Roman" w:hAnsi="Times New Roman" w:cs="Times New Roman"/>
        </w:rPr>
        <w:t>0.001) and for the five-year moving average (R</w:t>
      </w:r>
      <w:r w:rsidR="00145280">
        <w:rPr>
          <w:rFonts w:ascii="Times New Roman" w:hAnsi="Times New Roman" w:cs="Times New Roman"/>
          <w:vertAlign w:val="superscript"/>
        </w:rPr>
        <w:t>2</w:t>
      </w:r>
      <w:r w:rsidR="00145280">
        <w:rPr>
          <w:rFonts w:ascii="Times New Roman" w:hAnsi="Times New Roman" w:cs="Times New Roman"/>
        </w:rPr>
        <w:t xml:space="preserve"> = 0.69, t = 7.60, P &lt; 0.00</w:t>
      </w:r>
      <w:r w:rsidR="00E935D1">
        <w:rPr>
          <w:rFonts w:ascii="Times New Roman" w:hAnsi="Times New Roman" w:cs="Times New Roman"/>
        </w:rPr>
        <w:t>1</w:t>
      </w:r>
      <w:r w:rsidR="00145280">
        <w:rPr>
          <w:rFonts w:ascii="Times New Roman" w:hAnsi="Times New Roman" w:cs="Times New Roman"/>
        </w:rPr>
        <w:t>)</w:t>
      </w:r>
      <w:r w:rsidR="00E935D1">
        <w:rPr>
          <w:rFonts w:ascii="Times New Roman" w:hAnsi="Times New Roman" w:cs="Times New Roman"/>
        </w:rPr>
        <w:t xml:space="preserve">. However, while four of the six lowest </w:t>
      </w:r>
      <w:proofErr w:type="gramStart"/>
      <w:r w:rsidR="00E935D1">
        <w:rPr>
          <w:rFonts w:ascii="Times New Roman" w:hAnsi="Times New Roman" w:cs="Times New Roman"/>
        </w:rPr>
        <w:t>average</w:t>
      </w:r>
      <w:proofErr w:type="gramEnd"/>
      <w:r w:rsidR="00E935D1">
        <w:rPr>
          <w:rFonts w:ascii="Times New Roman" w:hAnsi="Times New Roman" w:cs="Times New Roman"/>
        </w:rPr>
        <w:t xml:space="preserve"> SDC values in the 31-year time period occurred between 2011 and 2015, only one of the six highest average burn index values occurred in this same period (Fig. 5).</w:t>
      </w:r>
    </w:p>
    <w:p w14:paraId="790660EA" w14:textId="0D3A3453" w:rsidR="00E6648A" w:rsidRPr="0022348B" w:rsidRDefault="00E6648A" w:rsidP="00D45535">
      <w:pPr>
        <w:spacing w:line="480" w:lineRule="auto"/>
        <w:ind w:firstLine="720"/>
        <w:rPr>
          <w:rFonts w:ascii="Times New Roman" w:hAnsi="Times New Roman" w:cs="Times New Roman"/>
        </w:rPr>
      </w:pPr>
      <w:ins w:id="27" w:author="Brandon Collins" w:date="2017-05-04T14:17:00Z">
        <w:r>
          <w:rPr>
            <w:rFonts w:ascii="Times New Roman" w:hAnsi="Times New Roman" w:cs="Times New Roman"/>
          </w:rPr>
          <w:t>[I wonder if it is worth showing cumulative distribution</w:t>
        </w:r>
      </w:ins>
      <w:ins w:id="28" w:author="Brandon Collins" w:date="2017-05-04T14:21:00Z">
        <w:r>
          <w:rPr>
            <w:rFonts w:ascii="Times New Roman" w:hAnsi="Times New Roman" w:cs="Times New Roman"/>
          </w:rPr>
          <w:t>s</w:t>
        </w:r>
      </w:ins>
      <w:ins w:id="29" w:author="Brandon Collins" w:date="2017-05-04T14:17:00Z">
        <w:r>
          <w:rPr>
            <w:rFonts w:ascii="Times New Roman" w:hAnsi="Times New Roman" w:cs="Times New Roman"/>
          </w:rPr>
          <w:t xml:space="preserve"> of SDCs by agency </w:t>
        </w:r>
      </w:ins>
      <w:ins w:id="30" w:author="Brandon Collins" w:date="2017-05-04T14:21:00Z">
        <w:r>
          <w:rPr>
            <w:rFonts w:ascii="Times New Roman" w:hAnsi="Times New Roman" w:cs="Times New Roman"/>
          </w:rPr>
          <w:t>(</w:t>
        </w:r>
      </w:ins>
      <w:ins w:id="31" w:author="Brandon Collins" w:date="2017-05-04T14:17:00Z">
        <w:r>
          <w:rPr>
            <w:rFonts w:ascii="Times New Roman" w:hAnsi="Times New Roman" w:cs="Times New Roman"/>
          </w:rPr>
          <w:t>1984 to present</w:t>
        </w:r>
      </w:ins>
      <w:ins w:id="32" w:author="Brandon Collins" w:date="2017-05-04T14:21:00Z">
        <w:r>
          <w:rPr>
            <w:rFonts w:ascii="Times New Roman" w:hAnsi="Times New Roman" w:cs="Times New Roman"/>
          </w:rPr>
          <w:t>)</w:t>
        </w:r>
      </w:ins>
      <w:ins w:id="33" w:author="Brandon Collins" w:date="2017-05-04T14:17:00Z">
        <w:r>
          <w:rPr>
            <w:rFonts w:ascii="Times New Roman" w:hAnsi="Times New Roman" w:cs="Times New Roman"/>
          </w:rPr>
          <w:t xml:space="preserve"> and then in the </w:t>
        </w:r>
      </w:ins>
      <w:ins w:id="34" w:author="Brandon Collins" w:date="2017-05-04T14:18:00Z">
        <w:r>
          <w:rPr>
            <w:rFonts w:ascii="Times New Roman" w:hAnsi="Times New Roman" w:cs="Times New Roman"/>
          </w:rPr>
          <w:t>discussion</w:t>
        </w:r>
      </w:ins>
      <w:ins w:id="35" w:author="Brandon Collins" w:date="2017-05-04T14:17:00Z">
        <w:r>
          <w:rPr>
            <w:rFonts w:ascii="Times New Roman" w:hAnsi="Times New Roman" w:cs="Times New Roman"/>
          </w:rPr>
          <w:t xml:space="preserve"> </w:t>
        </w:r>
      </w:ins>
      <w:ins w:id="36" w:author="Brandon Collins" w:date="2017-05-04T14:18:00Z">
        <w:r>
          <w:rPr>
            <w:rFonts w:ascii="Times New Roman" w:hAnsi="Times New Roman" w:cs="Times New Roman"/>
          </w:rPr>
          <w:t>try to tie that to “forest loss</w:t>
        </w:r>
      </w:ins>
      <w:ins w:id="37" w:author="Brandon Collins" w:date="2017-05-04T14:19:00Z">
        <w:r>
          <w:rPr>
            <w:rFonts w:ascii="Times New Roman" w:hAnsi="Times New Roman" w:cs="Times New Roman"/>
          </w:rPr>
          <w:t xml:space="preserve">” over the last 30 years. We could pick a few thresholds for SDC that would approximate </w:t>
        </w:r>
      </w:ins>
      <w:ins w:id="38" w:author="Brandon Collins" w:date="2017-05-04T14:20:00Z">
        <w:r>
          <w:rPr>
            <w:rFonts w:ascii="Times New Roman" w:hAnsi="Times New Roman" w:cs="Times New Roman"/>
          </w:rPr>
          <w:t xml:space="preserve">“loss” </w:t>
        </w:r>
      </w:ins>
      <w:ins w:id="39" w:author="Brandon Collins" w:date="2017-05-04T14:21:00Z">
        <w:r>
          <w:rPr>
            <w:rFonts w:ascii="Times New Roman" w:hAnsi="Times New Roman" w:cs="Times New Roman"/>
          </w:rPr>
          <w:t>or near-term conversion to non-forest.</w:t>
        </w:r>
      </w:ins>
      <w:ins w:id="40" w:author="Brandon Collins" w:date="2017-05-04T14:23:00Z">
        <w:r>
          <w:rPr>
            <w:rFonts w:ascii="Times New Roman" w:hAnsi="Times New Roman" w:cs="Times New Roman"/>
          </w:rPr>
          <w:t>]</w:t>
        </w:r>
      </w:ins>
    </w:p>
    <w:p w14:paraId="7FA4045B"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Discussion</w:t>
      </w:r>
    </w:p>
    <w:p w14:paraId="2D00CCF2" w14:textId="0C9DA7FB" w:rsidR="00E6648A" w:rsidRDefault="00E6648A" w:rsidP="00D45535">
      <w:pPr>
        <w:spacing w:line="480" w:lineRule="auto"/>
        <w:ind w:firstLine="720"/>
        <w:rPr>
          <w:ins w:id="41" w:author="Brandon Collins" w:date="2017-05-04T13:53:00Z"/>
          <w:rFonts w:ascii="Times New Roman" w:hAnsi="Times New Roman" w:cs="Times New Roman"/>
        </w:rPr>
      </w:pPr>
      <w:ins w:id="42" w:author="Brandon Collins" w:date="2017-05-04T13:53:00Z">
        <w:r>
          <w:rPr>
            <w:rFonts w:ascii="Times New Roman" w:hAnsi="Times New Roman" w:cs="Times New Roman"/>
          </w:rPr>
          <w:t>[</w:t>
        </w:r>
      </w:ins>
      <w:ins w:id="43" w:author="Brandon Collins" w:date="2017-05-04T13:56:00Z">
        <w:r>
          <w:rPr>
            <w:rFonts w:ascii="Times New Roman" w:hAnsi="Times New Roman" w:cs="Times New Roman"/>
          </w:rPr>
          <w:t>W</w:t>
        </w:r>
      </w:ins>
      <w:ins w:id="44" w:author="Brandon Collins" w:date="2017-05-04T13:53:00Z">
        <w:r>
          <w:rPr>
            <w:rFonts w:ascii="Times New Roman" w:hAnsi="Times New Roman" w:cs="Times New Roman"/>
          </w:rPr>
          <w:t>e need to make the case for why it is necessary to examine trends in SDC given all the work that Jay has done with trends in high severity proportion</w:t>
        </w:r>
      </w:ins>
      <w:ins w:id="45" w:author="Brandon Collins" w:date="2017-05-04T13:56:00Z">
        <w:r>
          <w:rPr>
            <w:rFonts w:ascii="Times New Roman" w:hAnsi="Times New Roman" w:cs="Times New Roman"/>
          </w:rPr>
          <w:t>, area, and patch sizes.</w:t>
        </w:r>
      </w:ins>
      <w:ins w:id="46" w:author="Brandon Collins" w:date="2017-05-04T13:57:00Z">
        <w:r>
          <w:rPr>
            <w:rFonts w:ascii="Times New Roman" w:hAnsi="Times New Roman" w:cs="Times New Roman"/>
          </w:rPr>
          <w:t xml:space="preserve"> </w:t>
        </w:r>
      </w:ins>
      <w:ins w:id="47" w:author="Brandon Collins" w:date="2017-05-04T14:01:00Z">
        <w:r>
          <w:rPr>
            <w:rFonts w:ascii="Times New Roman" w:hAnsi="Times New Roman" w:cs="Times New Roman"/>
          </w:rPr>
          <w:t>We are using a more up-to-date fire severity database</w:t>
        </w:r>
      </w:ins>
      <w:ins w:id="48" w:author="Brandon Collins" w:date="2017-05-04T14:02:00Z">
        <w:r>
          <w:rPr>
            <w:rFonts w:ascii="Times New Roman" w:hAnsi="Times New Roman" w:cs="Times New Roman"/>
          </w:rPr>
          <w:t xml:space="preserve"> and including other agencies beyond FS. </w:t>
        </w:r>
      </w:ins>
      <w:ins w:id="49" w:author="Brandon Collins" w:date="2017-05-04T13:57:00Z">
        <w:r>
          <w:rPr>
            <w:rFonts w:ascii="Times New Roman" w:hAnsi="Times New Roman" w:cs="Times New Roman"/>
          </w:rPr>
          <w:t>We c</w:t>
        </w:r>
      </w:ins>
      <w:ins w:id="50" w:author="Brandon Collins" w:date="2017-05-04T14:07:00Z">
        <w:r>
          <w:rPr>
            <w:rFonts w:ascii="Times New Roman" w:hAnsi="Times New Roman" w:cs="Times New Roman"/>
          </w:rPr>
          <w:t>an also use</w:t>
        </w:r>
      </w:ins>
      <w:ins w:id="51" w:author="Brandon Collins" w:date="2017-05-04T13:58:00Z">
        <w:r>
          <w:rPr>
            <w:rFonts w:ascii="Times New Roman" w:hAnsi="Times New Roman" w:cs="Times New Roman"/>
          </w:rPr>
          <w:t xml:space="preserve"> the</w:t>
        </w:r>
      </w:ins>
      <w:ins w:id="52" w:author="Brandon Collins" w:date="2017-05-04T13:57:00Z">
        <w:r>
          <w:rPr>
            <w:rFonts w:ascii="Times New Roman" w:hAnsi="Times New Roman" w:cs="Times New Roman"/>
          </w:rPr>
          <w:t xml:space="preserve"> same arguments from our </w:t>
        </w:r>
        <w:proofErr w:type="spellStart"/>
        <w:r>
          <w:rPr>
            <w:rFonts w:ascii="Times New Roman" w:hAnsi="Times New Roman" w:cs="Times New Roman"/>
          </w:rPr>
          <w:t>Landsc</w:t>
        </w:r>
        <w:proofErr w:type="spellEnd"/>
        <w:r>
          <w:rPr>
            <w:rFonts w:ascii="Times New Roman" w:hAnsi="Times New Roman" w:cs="Times New Roman"/>
          </w:rPr>
          <w:t xml:space="preserve">. Ecol. </w:t>
        </w:r>
        <w:proofErr w:type="spellStart"/>
        <w:r>
          <w:rPr>
            <w:rFonts w:ascii="Times New Roman" w:hAnsi="Times New Roman" w:cs="Times New Roman"/>
          </w:rPr>
          <w:t>ms</w:t>
        </w:r>
      </w:ins>
      <w:proofErr w:type="spellEnd"/>
      <w:ins w:id="53" w:author="Brandon Collins" w:date="2017-05-04T14:07:00Z">
        <w:r>
          <w:rPr>
            <w:rFonts w:ascii="Times New Roman" w:hAnsi="Times New Roman" w:cs="Times New Roman"/>
          </w:rPr>
          <w:t xml:space="preserve"> (i.e., more ecologically relevant metric)</w:t>
        </w:r>
      </w:ins>
      <w:ins w:id="54" w:author="Brandon Collins" w:date="2017-05-04T13:58:00Z">
        <w:r>
          <w:rPr>
            <w:rFonts w:ascii="Times New Roman" w:hAnsi="Times New Roman" w:cs="Times New Roman"/>
          </w:rPr>
          <w:t>, but we may need to take that a little further.</w:t>
        </w:r>
      </w:ins>
      <w:ins w:id="55" w:author="Brandon Collins" w:date="2017-05-04T14:23:00Z">
        <w:r>
          <w:rPr>
            <w:rFonts w:ascii="Times New Roman" w:hAnsi="Times New Roman" w:cs="Times New Roman"/>
          </w:rPr>
          <w:t xml:space="preserve"> Maybe it is something simple like </w:t>
        </w:r>
      </w:ins>
      <w:ins w:id="56" w:author="Brandon Collins" w:date="2017-05-04T14:24:00Z">
        <w:r>
          <w:rPr>
            <w:rFonts w:ascii="Times New Roman" w:hAnsi="Times New Roman" w:cs="Times New Roman"/>
          </w:rPr>
          <w:t>proportion</w:t>
        </w:r>
      </w:ins>
      <w:ins w:id="57" w:author="Brandon Collins" w:date="2017-05-04T14:23:00Z">
        <w:r>
          <w:rPr>
            <w:rFonts w:ascii="Times New Roman" w:hAnsi="Times New Roman" w:cs="Times New Roman"/>
          </w:rPr>
          <w:t xml:space="preserve"> </w:t>
        </w:r>
      </w:ins>
      <w:ins w:id="58" w:author="Brandon Collins" w:date="2017-05-04T14:24:00Z">
        <w:r>
          <w:rPr>
            <w:rFonts w:ascii="Times New Roman" w:hAnsi="Times New Roman" w:cs="Times New Roman"/>
          </w:rPr>
          <w:t xml:space="preserve">and total area of high severity are not directly tied to </w:t>
        </w:r>
      </w:ins>
      <w:ins w:id="59" w:author="Brandon Collins" w:date="2017-05-04T14:25:00Z">
        <w:r>
          <w:rPr>
            <w:rFonts w:ascii="Times New Roman" w:hAnsi="Times New Roman" w:cs="Times New Roman"/>
          </w:rPr>
          <w:t>“</w:t>
        </w:r>
      </w:ins>
      <w:ins w:id="60" w:author="Brandon Collins" w:date="2017-05-04T14:26:00Z">
        <w:r>
          <w:rPr>
            <w:rFonts w:ascii="Times New Roman" w:hAnsi="Times New Roman" w:cs="Times New Roman"/>
          </w:rPr>
          <w:t xml:space="preserve">conifer </w:t>
        </w:r>
      </w:ins>
      <w:ins w:id="61" w:author="Brandon Collins" w:date="2017-05-04T14:25:00Z">
        <w:r>
          <w:rPr>
            <w:rFonts w:ascii="Times New Roman" w:hAnsi="Times New Roman" w:cs="Times New Roman"/>
          </w:rPr>
          <w:t>forest loss”, but SDC may be able to provide that information]</w:t>
        </w:r>
      </w:ins>
    </w:p>
    <w:p w14:paraId="52481B62" w14:textId="12C3229A" w:rsidR="00D45535" w:rsidRDefault="00235D07" w:rsidP="00D45535">
      <w:pPr>
        <w:spacing w:line="480" w:lineRule="auto"/>
        <w:ind w:firstLine="720"/>
        <w:rPr>
          <w:rFonts w:ascii="Times New Roman" w:hAnsi="Times New Roman" w:cs="Times New Roman"/>
        </w:rPr>
      </w:pPr>
      <w:r>
        <w:rPr>
          <w:rFonts w:ascii="Times New Roman" w:hAnsi="Times New Roman" w:cs="Times New Roman"/>
        </w:rPr>
        <w:lastRenderedPageBreak/>
        <w:t xml:space="preserve">P1: SDC captures information from existing metrics, but also adds something (Figs 3 and 5). </w:t>
      </w:r>
      <w:proofErr w:type="gramStart"/>
      <w:r>
        <w:rPr>
          <w:rFonts w:ascii="Times New Roman" w:hAnsi="Times New Roman" w:cs="Times New Roman"/>
        </w:rPr>
        <w:t>As</w:t>
      </w:r>
      <w:proofErr w:type="gramEnd"/>
      <w:r>
        <w:rPr>
          <w:rFonts w:ascii="Times New Roman" w:hAnsi="Times New Roman" w:cs="Times New Roman"/>
        </w:rPr>
        <w:t xml:space="preserve"> a single metric it is useful to compare fires that burned under different conditions with different management objectives and land use histories. Also it reflects an important biological process (seed dispersal), and as such can be a metric to quantify and compare resilience in different post-fire landscapes.</w:t>
      </w:r>
    </w:p>
    <w:p w14:paraId="0BB2547E" w14:textId="1B03F093" w:rsidR="00235D07" w:rsidRDefault="00235D07" w:rsidP="00D45535">
      <w:pPr>
        <w:spacing w:line="480" w:lineRule="auto"/>
        <w:ind w:firstLine="720"/>
        <w:rPr>
          <w:rFonts w:ascii="Times New Roman" w:hAnsi="Times New Roman" w:cs="Times New Roman"/>
        </w:rPr>
      </w:pPr>
      <w:r>
        <w:rPr>
          <w:rFonts w:ascii="Times New Roman" w:hAnsi="Times New Roman" w:cs="Times New Roman"/>
        </w:rPr>
        <w:t>P2: The importance of agency, class and weather suggests that stand-replacing effects are very different depending on what conditions fires burn under. We see more desirable fire effects when fires burn under more moderate weather conditions, such as those associated with WFU fires. Topography also likely plays a role (explain the results from the Klamath and how they show up in the regression tree.</w:t>
      </w:r>
    </w:p>
    <w:p w14:paraId="2FC8670C" w14:textId="5DAE3E73" w:rsidR="00235D07" w:rsidRDefault="00235D07" w:rsidP="00D45535">
      <w:pPr>
        <w:spacing w:line="480" w:lineRule="auto"/>
        <w:ind w:firstLine="720"/>
        <w:rPr>
          <w:rFonts w:ascii="Times New Roman" w:hAnsi="Times New Roman" w:cs="Times New Roman"/>
        </w:rPr>
      </w:pPr>
      <w:r>
        <w:rPr>
          <w:rFonts w:ascii="Times New Roman" w:hAnsi="Times New Roman" w:cs="Times New Roman"/>
        </w:rPr>
        <w:t>P3: Legacy effects may be harder to tease apart. We see a trend towards increasing scale of stand-replacing effects, but we see concurrent trends towards fires burning under hotter more extreme weather conditions. The fact that we have seen particularly extreme stand-replacing behavior in the past five years, perhaps more than we would expect given the trends in weather, may suggest that recent fires bear some cumulative effects of fire suppression. The difference between the park service and the forest service also supports this interpretation. Caveats about how it’s difficult to ascribe causality to these trends, multiple lines of evidence, etc.</w:t>
      </w:r>
    </w:p>
    <w:p w14:paraId="334F500D" w14:textId="77777777" w:rsidR="00D45535" w:rsidRDefault="00D45535" w:rsidP="00D45535">
      <w:pPr>
        <w:spacing w:line="480" w:lineRule="auto"/>
        <w:rPr>
          <w:rFonts w:ascii="Times New Roman" w:hAnsi="Times New Roman" w:cs="Times New Roman"/>
          <w:b/>
        </w:rPr>
      </w:pPr>
      <w:r>
        <w:rPr>
          <w:rFonts w:ascii="Times New Roman" w:hAnsi="Times New Roman" w:cs="Times New Roman"/>
          <w:b/>
        </w:rPr>
        <w:t>Acknowledgments</w:t>
      </w:r>
    </w:p>
    <w:p w14:paraId="04BEC736" w14:textId="77777777" w:rsidR="005A6918" w:rsidRDefault="00D45535" w:rsidP="00D45535">
      <w:pPr>
        <w:spacing w:line="480" w:lineRule="auto"/>
        <w:ind w:firstLine="720"/>
        <w:rPr>
          <w:rFonts w:ascii="Times New Roman" w:hAnsi="Times New Roman" w:cs="Times New Roman"/>
        </w:rPr>
      </w:pPr>
      <w:r>
        <w:rPr>
          <w:rFonts w:ascii="Times New Roman" w:hAnsi="Times New Roman" w:cs="Times New Roman"/>
        </w:rPr>
        <w:t>Something</w:t>
      </w:r>
    </w:p>
    <w:p w14:paraId="25ED16D8" w14:textId="77777777" w:rsidR="005A6918" w:rsidRDefault="005A6918" w:rsidP="00D45535">
      <w:pPr>
        <w:spacing w:line="480" w:lineRule="auto"/>
        <w:ind w:firstLine="720"/>
        <w:rPr>
          <w:rFonts w:ascii="Times New Roman" w:hAnsi="Times New Roman" w:cs="Times New Roman"/>
        </w:rPr>
      </w:pPr>
    </w:p>
    <w:p w14:paraId="2C3C0EB4" w14:textId="77777777" w:rsidR="00CC2925" w:rsidRPr="00CC2925" w:rsidRDefault="005A6918" w:rsidP="00CC2925">
      <w:pPr>
        <w:pStyle w:val="EndNoteBibliographyTitle"/>
        <w:rPr>
          <w:b/>
          <w:noProof/>
        </w:rPr>
      </w:pPr>
      <w:r>
        <w:rPr>
          <w:rFonts w:cstheme="minorBidi"/>
        </w:rPr>
        <w:fldChar w:fldCharType="begin"/>
      </w:r>
      <w:r>
        <w:instrText xml:space="preserve"> ADDIN EN.REFLIST </w:instrText>
      </w:r>
      <w:r>
        <w:rPr>
          <w:rFonts w:cstheme="minorBidi"/>
        </w:rPr>
        <w:fldChar w:fldCharType="separate"/>
      </w:r>
      <w:r w:rsidR="00CC2925" w:rsidRPr="00CC2925">
        <w:rPr>
          <w:b/>
          <w:noProof/>
        </w:rPr>
        <w:t>Literature Cited</w:t>
      </w:r>
    </w:p>
    <w:p w14:paraId="62B30CC1" w14:textId="77777777" w:rsidR="00CC2925" w:rsidRPr="00CC2925" w:rsidRDefault="00CC2925" w:rsidP="00CC2925">
      <w:pPr>
        <w:pStyle w:val="EndNoteBibliographyTitle"/>
        <w:rPr>
          <w:b/>
          <w:noProof/>
        </w:rPr>
      </w:pPr>
    </w:p>
    <w:p w14:paraId="4CF56D78" w14:textId="77777777" w:rsidR="00CC2925" w:rsidRPr="00CC2925" w:rsidRDefault="00CC2925" w:rsidP="00CC2925">
      <w:pPr>
        <w:pStyle w:val="EndNoteBibliography"/>
        <w:ind w:left="420" w:hanging="420"/>
        <w:rPr>
          <w:noProof/>
        </w:rPr>
      </w:pPr>
      <w:bookmarkStart w:id="62" w:name="_ENREF_1"/>
      <w:r w:rsidRPr="00CC2925">
        <w:rPr>
          <w:noProof/>
        </w:rPr>
        <w:t xml:space="preserve">Abatzoglou, J. T. 2013. Development of gridded surface meteorological data for ecological applications and modelling. International Journal of Climatology </w:t>
      </w:r>
      <w:r w:rsidRPr="00CC2925">
        <w:rPr>
          <w:b/>
          <w:noProof/>
        </w:rPr>
        <w:t>33</w:t>
      </w:r>
      <w:r w:rsidRPr="00CC2925">
        <w:rPr>
          <w:noProof/>
        </w:rPr>
        <w:t>:121-131.</w:t>
      </w:r>
      <w:bookmarkEnd w:id="62"/>
    </w:p>
    <w:p w14:paraId="6FD08EA7" w14:textId="77777777" w:rsidR="00CC2925" w:rsidRPr="00CC2925" w:rsidRDefault="00CC2925" w:rsidP="00CC2925">
      <w:pPr>
        <w:pStyle w:val="EndNoteBibliography"/>
        <w:ind w:left="420" w:hanging="420"/>
        <w:rPr>
          <w:noProof/>
        </w:rPr>
      </w:pPr>
      <w:bookmarkStart w:id="63" w:name="_ENREF_2"/>
      <w:r w:rsidRPr="00CC2925">
        <w:rPr>
          <w:noProof/>
        </w:rPr>
        <w:lastRenderedPageBreak/>
        <w:t xml:space="preserve">Calcagno, V., and C. de Mazancourt. 2010. glmulti: an R package for easy automated model selection with (generalized) linear models. Journal of Statistical Software </w:t>
      </w:r>
      <w:r w:rsidRPr="00CC2925">
        <w:rPr>
          <w:b/>
          <w:noProof/>
        </w:rPr>
        <w:t>34</w:t>
      </w:r>
      <w:r w:rsidRPr="00CC2925">
        <w:rPr>
          <w:noProof/>
        </w:rPr>
        <w:t>:1-29.</w:t>
      </w:r>
      <w:bookmarkEnd w:id="63"/>
    </w:p>
    <w:p w14:paraId="3FE72F3C" w14:textId="77777777" w:rsidR="00CC2925" w:rsidRPr="00CC2925" w:rsidRDefault="00CC2925" w:rsidP="00CC2925">
      <w:pPr>
        <w:pStyle w:val="EndNoteBibliography"/>
        <w:ind w:left="420" w:hanging="420"/>
        <w:rPr>
          <w:noProof/>
        </w:rPr>
      </w:pPr>
      <w:bookmarkStart w:id="64" w:name="_ENREF_3"/>
      <w:r w:rsidRPr="00CC2925">
        <w:rPr>
          <w:noProof/>
        </w:rPr>
        <w:t xml:space="preserve">Keeler-Wolf, T. 2007. The history of vegetation classification and mapping in California. Pages 1-42 </w:t>
      </w:r>
      <w:r w:rsidRPr="00CC2925">
        <w:rPr>
          <w:i/>
          <w:noProof/>
        </w:rPr>
        <w:t>in</w:t>
      </w:r>
      <w:r w:rsidRPr="00CC2925">
        <w:rPr>
          <w:noProof/>
        </w:rPr>
        <w:t xml:space="preserve"> M. G. Barbour, T. Keeler-Wolf, and A. A. Schoenherr, editors. Terrestrial vegetation of California. University of California Press, Berkeley, CA.</w:t>
      </w:r>
      <w:bookmarkEnd w:id="64"/>
    </w:p>
    <w:p w14:paraId="76A196DB" w14:textId="77777777" w:rsidR="00CC2925" w:rsidRPr="00CC2925" w:rsidRDefault="00CC2925" w:rsidP="00CC2925">
      <w:pPr>
        <w:pStyle w:val="EndNoteBibliography"/>
        <w:ind w:left="420" w:hanging="420"/>
        <w:rPr>
          <w:noProof/>
        </w:rPr>
      </w:pPr>
      <w:bookmarkStart w:id="65" w:name="_ENREF_4"/>
      <w:r w:rsidRPr="00CC2925">
        <w:rPr>
          <w:noProof/>
        </w:rPr>
        <w:t xml:space="preserve">Miller, J. D., E. E. Knapp, C. H. Key, C. N. Skinner, C. J. Isbell, R. M. Creasy, and J. W. Sherlock. 2009. Calibration and validation of the relative differenced Normalized Burn Ratio (RdNBR) to three measures of fire severity in the Sierra Nevada and Klamath Mountains, California, USA. Remote Sensing of Environment </w:t>
      </w:r>
      <w:r w:rsidRPr="00CC2925">
        <w:rPr>
          <w:b/>
          <w:noProof/>
        </w:rPr>
        <w:t>113</w:t>
      </w:r>
      <w:r w:rsidRPr="00CC2925">
        <w:rPr>
          <w:noProof/>
        </w:rPr>
        <w:t>:645-656.</w:t>
      </w:r>
      <w:bookmarkEnd w:id="65"/>
    </w:p>
    <w:p w14:paraId="070E9BEC" w14:textId="77777777" w:rsidR="00CC2925" w:rsidRPr="00CC2925" w:rsidRDefault="00CC2925" w:rsidP="00CC2925">
      <w:pPr>
        <w:pStyle w:val="EndNoteBibliography"/>
        <w:ind w:left="420" w:hanging="420"/>
        <w:rPr>
          <w:noProof/>
        </w:rPr>
      </w:pPr>
      <w:bookmarkStart w:id="66" w:name="_ENREF_5"/>
      <w:r w:rsidRPr="00CC2925">
        <w:rPr>
          <w:noProof/>
        </w:rPr>
        <w:t xml:space="preserve">Therneau, T. M., B. Atkinson, and B. Ripley. 2010. rpart: Recursive partitioning. R package version </w:t>
      </w:r>
      <w:r w:rsidRPr="00CC2925">
        <w:rPr>
          <w:b/>
          <w:noProof/>
        </w:rPr>
        <w:t>3</w:t>
      </w:r>
      <w:r w:rsidRPr="00CC2925">
        <w:rPr>
          <w:noProof/>
        </w:rPr>
        <w:t>:1-46.</w:t>
      </w:r>
      <w:bookmarkEnd w:id="66"/>
    </w:p>
    <w:p w14:paraId="0661A64B" w14:textId="1E8C4A64" w:rsidR="00D45535" w:rsidRDefault="005A6918" w:rsidP="00D45535">
      <w:pPr>
        <w:spacing w:line="480" w:lineRule="auto"/>
        <w:ind w:firstLine="720"/>
        <w:rPr>
          <w:rFonts w:ascii="Times New Roman" w:hAnsi="Times New Roman" w:cs="Times New Roman"/>
        </w:rPr>
      </w:pPr>
      <w:r>
        <w:rPr>
          <w:rFonts w:ascii="Times New Roman" w:hAnsi="Times New Roman" w:cs="Times New Roman"/>
        </w:rPr>
        <w:fldChar w:fldCharType="end"/>
      </w:r>
    </w:p>
    <w:p w14:paraId="525B2524" w14:textId="77777777" w:rsidR="00C07F7D" w:rsidRDefault="00C07F7D" w:rsidP="00D45535">
      <w:pPr>
        <w:spacing w:line="480" w:lineRule="auto"/>
        <w:ind w:firstLine="720"/>
        <w:rPr>
          <w:rFonts w:ascii="Times New Roman" w:hAnsi="Times New Roman" w:cs="Times New Roman"/>
        </w:rPr>
      </w:pPr>
    </w:p>
    <w:p w14:paraId="0093A403" w14:textId="77777777" w:rsidR="00C07F7D" w:rsidRDefault="00C07F7D" w:rsidP="00C07F7D">
      <w:pPr>
        <w:rPr>
          <w:rFonts w:ascii="Times New Roman" w:hAnsi="Times New Roman" w:cs="Times New Roman"/>
          <w:b/>
        </w:rPr>
        <w:sectPr w:rsidR="00C07F7D" w:rsidSect="0075060F">
          <w:pgSz w:w="12240" w:h="15840"/>
          <w:pgMar w:top="1440" w:right="1440" w:bottom="1440" w:left="1440" w:header="720" w:footer="720" w:gutter="0"/>
          <w:lnNumType w:countBy="1" w:restart="continuous"/>
          <w:cols w:space="720"/>
        </w:sectPr>
      </w:pPr>
    </w:p>
    <w:p w14:paraId="3CE13A50" w14:textId="22FCE595" w:rsidR="00C07F7D" w:rsidRPr="00B16E59" w:rsidRDefault="00C07F7D" w:rsidP="00C07F7D">
      <w:pPr>
        <w:spacing w:line="480" w:lineRule="auto"/>
        <w:rPr>
          <w:rFonts w:ascii="Times New Roman" w:hAnsi="Times New Roman" w:cs="Times New Roman"/>
        </w:rPr>
      </w:pPr>
      <w:proofErr w:type="gramStart"/>
      <w:r>
        <w:rPr>
          <w:rFonts w:ascii="Times New Roman" w:hAnsi="Times New Roman" w:cs="Times New Roman"/>
          <w:b/>
        </w:rPr>
        <w:lastRenderedPageBreak/>
        <w:t>Table 1</w:t>
      </w:r>
      <w:r w:rsidR="00B16E59">
        <w:rPr>
          <w:rFonts w:ascii="Times New Roman" w:hAnsi="Times New Roman" w:cs="Times New Roman"/>
        </w:rPr>
        <w:t>: Five best candidate models of SDC, based on AIC comparison.</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1147"/>
        <w:gridCol w:w="725"/>
        <w:gridCol w:w="725"/>
        <w:gridCol w:w="725"/>
        <w:gridCol w:w="725"/>
        <w:gridCol w:w="725"/>
      </w:tblGrid>
      <w:tr w:rsidR="00B16E59" w:rsidRPr="00B16E59" w14:paraId="15861C9E" w14:textId="77777777" w:rsidTr="00B16E59">
        <w:trPr>
          <w:tblHeader/>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258C217"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gridSpan w:val="5"/>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21AB45D"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Model #</w:t>
            </w:r>
          </w:p>
        </w:tc>
      </w:tr>
      <w:tr w:rsidR="00B16E59" w:rsidRPr="00B16E59" w14:paraId="671FF5FC" w14:textId="77777777" w:rsidTr="00B16E59">
        <w:trPr>
          <w:tblHeader/>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504A227"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Model AIC </w:t>
            </w:r>
            <w:r w:rsidRPr="00B16E59">
              <w:rPr>
                <w:rFonts w:ascii="Times New Roman" w:hAnsi="Times New Roman" w:cs="Times New Roman"/>
                <w:b/>
                <w:bCs/>
                <w:color w:val="000000"/>
                <w:sz w:val="22"/>
                <w:szCs w:val="22"/>
                <w:lang w:eastAsia="en-US"/>
              </w:rPr>
              <w:br/>
              <w:t>/coefficients</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DCD9A52"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3A601B2"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29BF58F"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4285E5E"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BB919CF"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5</w:t>
            </w:r>
          </w:p>
        </w:tc>
      </w:tr>
      <w:tr w:rsidR="00B16E59" w:rsidRPr="00B16E59" w14:paraId="6A75D839"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02CB1F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AIC</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DB34BE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890.12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272F51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890.73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F307075"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890.86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05705D5"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890.87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587813C"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891.17</w:t>
            </w:r>
          </w:p>
        </w:tc>
      </w:tr>
      <w:tr w:rsidR="00B16E59" w:rsidRPr="00B16E59" w14:paraId="1115A690"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5F5059B"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(Intercept)</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3E4F1A9"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6.645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117BEE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4.993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7029973"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-4.36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9C5B734"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4.741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1122B58"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-4.502</w:t>
            </w:r>
          </w:p>
        </w:tc>
      </w:tr>
      <w:tr w:rsidR="00B16E59" w:rsidRPr="00B16E59" w14:paraId="3278A3B2"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6A3A2C1"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agencyUSF</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EA781AE"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0.386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B26D990"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0.387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C752B9F"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0.422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617697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0.412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B352FD4"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0.42</w:t>
            </w:r>
          </w:p>
        </w:tc>
      </w:tr>
      <w:tr w:rsidR="00B16E59" w:rsidRPr="00B16E59" w14:paraId="52A6AEE7"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92CA8AC"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agencyNPS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14FB37D"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0.483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9A5968F"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0.512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08D9EC0"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0.481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4100B6F"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0.475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693797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0.508</w:t>
            </w:r>
          </w:p>
        </w:tc>
      </w:tr>
      <w:tr w:rsidR="00B16E59" w:rsidRPr="00B16E59" w14:paraId="67F8047C"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F90BF5D"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classWFU</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F0A3EC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0.193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7166880"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0.211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1B3D00B"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0.176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A40EBCC"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0.185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7A2B49E"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0.195</w:t>
            </w:r>
          </w:p>
        </w:tc>
      </w:tr>
      <w:tr w:rsidR="00B16E59" w:rsidRPr="00B16E59" w14:paraId="1600EF80"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0D10940"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max_tmmx</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E5CADEC"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4891020"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93C69DA"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DB59BF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B2C854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-0.009</w:t>
            </w:r>
          </w:p>
        </w:tc>
      </w:tr>
      <w:tr w:rsidR="00B16E59" w:rsidRPr="00B16E59" w14:paraId="54192A2C"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CF0AFA8"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fire_year</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88F95AC"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-0.022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76DD8ED"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C27D63D"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F52A957"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-0.022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1375DE0" w14:textId="77777777" w:rsidR="00B16E59" w:rsidRPr="00B16E59" w:rsidRDefault="00B16E59" w:rsidP="00B16E59">
            <w:pPr>
              <w:rPr>
                <w:rFonts w:ascii="-webkit-standard" w:eastAsia="Times New Roman" w:hAnsi="-webkit-standard" w:cs="Times New Roman"/>
                <w:color w:val="000000"/>
                <w:sz w:val="20"/>
                <w:szCs w:val="20"/>
                <w:lang w:eastAsia="en-US"/>
              </w:rPr>
            </w:pPr>
          </w:p>
        </w:tc>
      </w:tr>
      <w:tr w:rsidR="00B16E59" w:rsidRPr="00B16E59" w14:paraId="2769EB39"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473C4FB"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max_bi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858B9B5"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ED93D82"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F195528"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0.018</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9E4AA76"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46C3CEB"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-0.003</w:t>
            </w:r>
          </w:p>
        </w:tc>
      </w:tr>
      <w:tr w:rsidR="00B16E59" w:rsidRPr="00B16E59" w14:paraId="56564D74"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571BA1B"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max_tmmn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6FD73D4"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0.019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4515393"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EFFF3CA"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C38478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61BDF67" w14:textId="77777777" w:rsidR="00B16E59" w:rsidRPr="00B16E59" w:rsidRDefault="00B16E59" w:rsidP="00B16E59">
            <w:pPr>
              <w:rPr>
                <w:rFonts w:ascii="-webkit-standard" w:eastAsia="Times New Roman" w:hAnsi="-webkit-standard" w:cs="Times New Roman"/>
                <w:color w:val="000000"/>
                <w:sz w:val="20"/>
                <w:szCs w:val="20"/>
                <w:lang w:eastAsia="en-US"/>
              </w:rPr>
            </w:pPr>
          </w:p>
        </w:tc>
      </w:tr>
      <w:tr w:rsidR="00B16E59" w:rsidRPr="00B16E59" w14:paraId="74879B96"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7E64F94"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min_rmax</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987C4F1"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89B4C23"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8C4947D"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881349C"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FCC1D2A" w14:textId="77777777" w:rsidR="00B16E59" w:rsidRPr="00B16E59" w:rsidRDefault="00B16E59" w:rsidP="00B16E59">
            <w:pPr>
              <w:rPr>
                <w:rFonts w:ascii="-webkit-standard" w:eastAsia="Times New Roman" w:hAnsi="-webkit-standard" w:cs="Times New Roman"/>
                <w:color w:val="000000"/>
                <w:sz w:val="20"/>
                <w:szCs w:val="20"/>
                <w:lang w:eastAsia="en-US"/>
              </w:rPr>
            </w:pPr>
          </w:p>
        </w:tc>
      </w:tr>
    </w:tbl>
    <w:p w14:paraId="650A3EA8" w14:textId="01D0B6BA" w:rsidR="00C07F7D" w:rsidRDefault="00C07F7D">
      <w:pPr>
        <w:rPr>
          <w:rFonts w:ascii="Times New Roman" w:hAnsi="Times New Roman" w:cs="Times New Roman"/>
        </w:rPr>
      </w:pPr>
      <w:r>
        <w:rPr>
          <w:rFonts w:ascii="Times New Roman" w:hAnsi="Times New Roman" w:cs="Times New Roman"/>
        </w:rPr>
        <w:br w:type="page"/>
      </w:r>
    </w:p>
    <w:p w14:paraId="3EFEA369" w14:textId="47F49F1E" w:rsidR="00C07F7D" w:rsidRPr="00233FE9" w:rsidRDefault="00233FE9" w:rsidP="00C07F7D">
      <w:pPr>
        <w:spacing w:line="480" w:lineRule="auto"/>
        <w:rPr>
          <w:rFonts w:ascii="Times New Roman" w:hAnsi="Times New Roman" w:cs="Times New Roman"/>
        </w:rPr>
      </w:pPr>
      <w:r>
        <w:rPr>
          <w:rFonts w:ascii="Times New Roman" w:hAnsi="Times New Roman" w:cs="Times New Roman"/>
          <w:b/>
        </w:rPr>
        <w:lastRenderedPageBreak/>
        <w:t>Figure 1</w:t>
      </w:r>
      <w:r>
        <w:rPr>
          <w:rFonts w:ascii="Times New Roman" w:hAnsi="Times New Roman" w:cs="Times New Roman"/>
        </w:rPr>
        <w:t>: Range of possible SDC values as a function of patch radius</w:t>
      </w:r>
    </w:p>
    <w:p w14:paraId="0BEB4C75" w14:textId="1387D3F1" w:rsidR="00233FE9" w:rsidRDefault="00745CD4">
      <w:pPr>
        <w:rPr>
          <w:rFonts w:ascii="Times New Roman" w:hAnsi="Times New Roman" w:cs="Times New Roman"/>
          <w:b/>
        </w:rPr>
      </w:pPr>
      <w:r>
        <w:rPr>
          <w:rFonts w:ascii="Times New Roman" w:hAnsi="Times New Roman" w:cs="Times New Roman"/>
          <w:b/>
          <w:noProof/>
          <w:lang w:eastAsia="en-US"/>
        </w:rPr>
        <w:drawing>
          <wp:inline distT="0" distB="0" distL="0" distR="0" wp14:anchorId="5CDA734E" wp14:editId="2C221EB9">
            <wp:extent cx="5022426" cy="7533640"/>
            <wp:effectExtent l="0" t="0" r="698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2017-04-27.png"/>
                    <pic:cNvPicPr/>
                  </pic:nvPicPr>
                  <pic:blipFill>
                    <a:blip r:embed="rId10">
                      <a:extLst>
                        <a:ext uri="{28A0092B-C50C-407E-A947-70E740481C1C}">
                          <a14:useLocalDpi xmlns:a14="http://schemas.microsoft.com/office/drawing/2010/main" val="0"/>
                        </a:ext>
                      </a:extLst>
                    </a:blip>
                    <a:stretch>
                      <a:fillRect/>
                    </a:stretch>
                  </pic:blipFill>
                  <pic:spPr>
                    <a:xfrm>
                      <a:off x="0" y="0"/>
                      <a:ext cx="5023505" cy="7535259"/>
                    </a:xfrm>
                    <a:prstGeom prst="rect">
                      <a:avLst/>
                    </a:prstGeom>
                  </pic:spPr>
                </pic:pic>
              </a:graphicData>
            </a:graphic>
          </wp:inline>
        </w:drawing>
      </w:r>
      <w:r w:rsidR="00233FE9">
        <w:rPr>
          <w:rFonts w:ascii="Times New Roman" w:hAnsi="Times New Roman" w:cs="Times New Roman"/>
          <w:b/>
        </w:rPr>
        <w:br w:type="page"/>
      </w:r>
    </w:p>
    <w:p w14:paraId="2FE4A3FE" w14:textId="0CD6A18B" w:rsidR="00233FE9" w:rsidRPr="00B16E59" w:rsidRDefault="00233FE9" w:rsidP="00C07F7D">
      <w:pPr>
        <w:spacing w:line="480" w:lineRule="auto"/>
        <w:rPr>
          <w:rFonts w:ascii="Times New Roman" w:hAnsi="Times New Roman" w:cs="Times New Roman"/>
        </w:rPr>
      </w:pPr>
      <w:r>
        <w:rPr>
          <w:rFonts w:ascii="Times New Roman" w:hAnsi="Times New Roman" w:cs="Times New Roman"/>
          <w:b/>
        </w:rPr>
        <w:lastRenderedPageBreak/>
        <w:t>Figure 2</w:t>
      </w:r>
      <w:r>
        <w:rPr>
          <w:rFonts w:ascii="Times New Roman" w:hAnsi="Times New Roman" w:cs="Times New Roman"/>
        </w:rPr>
        <w:t xml:space="preserve">: </w:t>
      </w:r>
      <w:r w:rsidR="00234E49">
        <w:rPr>
          <w:rFonts w:ascii="Times New Roman" w:hAnsi="Times New Roman" w:cs="Times New Roman"/>
        </w:rPr>
        <w:t>Regression tree based off model 2 (Table 1). Values in ovals are ln-transformed SDC values.</w:t>
      </w:r>
      <w:r w:rsidR="00CC2925">
        <w:rPr>
          <w:rFonts w:ascii="Times New Roman" w:hAnsi="Times New Roman" w:cs="Times New Roman"/>
        </w:rPr>
        <w:t xml:space="preserve"> Variables are fire </w:t>
      </w:r>
      <w:r w:rsidR="00B16E59">
        <w:rPr>
          <w:rFonts w:ascii="Times New Roman" w:hAnsi="Times New Roman" w:cs="Times New Roman"/>
        </w:rPr>
        <w:t xml:space="preserve">management </w:t>
      </w:r>
      <w:r w:rsidR="00CC2925">
        <w:rPr>
          <w:rFonts w:ascii="Times New Roman" w:hAnsi="Times New Roman" w:cs="Times New Roman"/>
        </w:rPr>
        <w:t xml:space="preserve">class (Suppression </w:t>
      </w:r>
      <w:r w:rsidR="00CC2925">
        <w:rPr>
          <w:rFonts w:ascii="Times New Roman" w:hAnsi="Times New Roman" w:cs="Times New Roman"/>
          <w:i/>
        </w:rPr>
        <w:t>SUP</w:t>
      </w:r>
      <w:r w:rsidR="00CC2925">
        <w:rPr>
          <w:rFonts w:ascii="Times New Roman" w:hAnsi="Times New Roman" w:cs="Times New Roman"/>
        </w:rPr>
        <w:t xml:space="preserve"> or Wildland fire-use </w:t>
      </w:r>
      <w:r w:rsidR="00CC2925">
        <w:rPr>
          <w:rFonts w:ascii="Times New Roman" w:hAnsi="Times New Roman" w:cs="Times New Roman"/>
          <w:i/>
        </w:rPr>
        <w:t>WFU</w:t>
      </w:r>
      <w:r w:rsidR="00CC2925">
        <w:rPr>
          <w:rFonts w:ascii="Times New Roman" w:hAnsi="Times New Roman" w:cs="Times New Roman"/>
        </w:rPr>
        <w:t xml:space="preserve">), </w:t>
      </w:r>
      <w:r w:rsidR="00B16E59">
        <w:rPr>
          <w:rFonts w:ascii="Times New Roman" w:hAnsi="Times New Roman" w:cs="Times New Roman"/>
        </w:rPr>
        <w:t>max high temperature during the burn window (</w:t>
      </w:r>
      <w:proofErr w:type="spellStart"/>
      <w:r w:rsidR="00B16E59">
        <w:rPr>
          <w:rFonts w:ascii="Times New Roman" w:hAnsi="Times New Roman" w:cs="Times New Roman"/>
        </w:rPr>
        <w:t>max_tmmx</w:t>
      </w:r>
      <w:proofErr w:type="spellEnd"/>
      <w:r w:rsidR="00B16E59">
        <w:rPr>
          <w:rFonts w:ascii="Times New Roman" w:hAnsi="Times New Roman" w:cs="Times New Roman"/>
        </w:rPr>
        <w:t xml:space="preserve">), fire year (1984 through 2015), and fire management agency (National Park Service </w:t>
      </w:r>
      <w:r w:rsidR="00B16E59">
        <w:rPr>
          <w:rFonts w:ascii="Times New Roman" w:hAnsi="Times New Roman" w:cs="Times New Roman"/>
          <w:i/>
        </w:rPr>
        <w:t>NPS</w:t>
      </w:r>
      <w:r w:rsidR="00B16E59">
        <w:rPr>
          <w:rFonts w:ascii="Times New Roman" w:hAnsi="Times New Roman" w:cs="Times New Roman"/>
        </w:rPr>
        <w:t xml:space="preserve">, US Forest Service </w:t>
      </w:r>
      <w:r w:rsidR="00B16E59">
        <w:rPr>
          <w:rFonts w:ascii="Times New Roman" w:hAnsi="Times New Roman" w:cs="Times New Roman"/>
          <w:i/>
        </w:rPr>
        <w:t>USF</w:t>
      </w:r>
      <w:r w:rsidR="00B16E59">
        <w:rPr>
          <w:rFonts w:ascii="Times New Roman" w:hAnsi="Times New Roman" w:cs="Times New Roman"/>
        </w:rPr>
        <w:t xml:space="preserve">, </w:t>
      </w:r>
      <w:proofErr w:type="spellStart"/>
      <w:r w:rsidR="00B16E59">
        <w:rPr>
          <w:rFonts w:ascii="Times New Roman" w:hAnsi="Times New Roman" w:cs="Times New Roman"/>
        </w:rPr>
        <w:t>CalFIRE</w:t>
      </w:r>
      <w:proofErr w:type="spellEnd"/>
      <w:r w:rsidR="00B16E59">
        <w:rPr>
          <w:rFonts w:ascii="Times New Roman" w:hAnsi="Times New Roman" w:cs="Times New Roman"/>
        </w:rPr>
        <w:t xml:space="preserve"> </w:t>
      </w:r>
      <w:r w:rsidR="00B16E59">
        <w:rPr>
          <w:rFonts w:ascii="Times New Roman" w:hAnsi="Times New Roman" w:cs="Times New Roman"/>
          <w:i/>
        </w:rPr>
        <w:t>CDF</w:t>
      </w:r>
      <w:r w:rsidR="00B16E59">
        <w:rPr>
          <w:rFonts w:ascii="Times New Roman" w:hAnsi="Times New Roman" w:cs="Times New Roman"/>
        </w:rPr>
        <w:t xml:space="preserve">). </w:t>
      </w:r>
    </w:p>
    <w:p w14:paraId="167845AE" w14:textId="7FF2135E" w:rsidR="00234E49" w:rsidRDefault="00234E49"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04DDF82F" wp14:editId="1B5D1FD3">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2017-04-2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A3F257A" w14:textId="253615FA" w:rsidR="00682CA8" w:rsidRDefault="00234E49" w:rsidP="0022348B">
      <w:pPr>
        <w:rPr>
          <w:rFonts w:ascii="Times New Roman" w:hAnsi="Times New Roman" w:cs="Times New Roman"/>
        </w:rPr>
      </w:pPr>
      <w:r>
        <w:rPr>
          <w:rFonts w:ascii="Times New Roman" w:hAnsi="Times New Roman" w:cs="Times New Roman"/>
        </w:rPr>
        <w:br w:type="page"/>
      </w:r>
    </w:p>
    <w:p w14:paraId="35B8F1C2" w14:textId="21C1650D" w:rsidR="0022348B" w:rsidRPr="0022348B" w:rsidRDefault="0022348B" w:rsidP="00C07F7D">
      <w:pPr>
        <w:spacing w:line="480" w:lineRule="auto"/>
        <w:rPr>
          <w:rFonts w:ascii="Times New Roman" w:hAnsi="Times New Roman" w:cs="Times New Roman"/>
          <w:b/>
        </w:rPr>
      </w:pPr>
      <w:r>
        <w:rPr>
          <w:rFonts w:ascii="Times New Roman" w:hAnsi="Times New Roman" w:cs="Times New Roman"/>
          <w:b/>
        </w:rPr>
        <w:lastRenderedPageBreak/>
        <w:t>Figure 3:</w:t>
      </w:r>
    </w:p>
    <w:p w14:paraId="0A253105" w14:textId="0A367720" w:rsidR="00234E49" w:rsidRDefault="00682CA8"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53635784" wp14:editId="30CC23C9">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2017-04-2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4D7E092" w14:textId="7010EDA5" w:rsidR="0022348B" w:rsidRDefault="0022348B">
      <w:pPr>
        <w:rPr>
          <w:rFonts w:ascii="Times New Roman" w:hAnsi="Times New Roman" w:cs="Times New Roman"/>
        </w:rPr>
      </w:pPr>
      <w:r>
        <w:rPr>
          <w:rFonts w:ascii="Times New Roman" w:hAnsi="Times New Roman" w:cs="Times New Roman"/>
        </w:rPr>
        <w:br w:type="page"/>
      </w:r>
    </w:p>
    <w:p w14:paraId="33A3AD5E" w14:textId="62581E6F" w:rsidR="0022348B" w:rsidRPr="0022348B" w:rsidRDefault="0022348B" w:rsidP="0022348B">
      <w:pPr>
        <w:rPr>
          <w:rFonts w:ascii="Times New Roman" w:hAnsi="Times New Roman" w:cs="Times New Roman"/>
        </w:rPr>
      </w:pPr>
      <w:r>
        <w:rPr>
          <w:rFonts w:ascii="Times New Roman" w:hAnsi="Times New Roman" w:cs="Times New Roman"/>
          <w:b/>
        </w:rPr>
        <w:lastRenderedPageBreak/>
        <w:t xml:space="preserve">Figure </w:t>
      </w:r>
      <w:r w:rsidR="00CA64EA">
        <w:rPr>
          <w:rFonts w:ascii="Times New Roman" w:hAnsi="Times New Roman" w:cs="Times New Roman"/>
          <w:b/>
        </w:rPr>
        <w:t>4</w:t>
      </w:r>
      <w:r>
        <w:rPr>
          <w:rFonts w:ascii="Times New Roman" w:hAnsi="Times New Roman" w:cs="Times New Roman"/>
          <w:b/>
        </w:rPr>
        <w:t>:</w:t>
      </w:r>
      <w:r>
        <w:rPr>
          <w:rFonts w:ascii="Times New Roman" w:hAnsi="Times New Roman" w:cs="Times New Roman"/>
        </w:rPr>
        <w:t xml:space="preserve"> Trends in SDC, burn index and maximum high temperature over time. </w:t>
      </w:r>
    </w:p>
    <w:p w14:paraId="293ECB9D" w14:textId="77777777" w:rsidR="0022348B" w:rsidRDefault="0022348B" w:rsidP="0022348B">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0BE69EB2" wp14:editId="2962C7A4">
            <wp:extent cx="4966335" cy="7449503"/>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2017-04-25.png"/>
                    <pic:cNvPicPr/>
                  </pic:nvPicPr>
                  <pic:blipFill>
                    <a:blip r:embed="rId13">
                      <a:extLst>
                        <a:ext uri="{28A0092B-C50C-407E-A947-70E740481C1C}">
                          <a14:useLocalDpi xmlns:a14="http://schemas.microsoft.com/office/drawing/2010/main" val="0"/>
                        </a:ext>
                      </a:extLst>
                    </a:blip>
                    <a:stretch>
                      <a:fillRect/>
                    </a:stretch>
                  </pic:blipFill>
                  <pic:spPr>
                    <a:xfrm>
                      <a:off x="0" y="0"/>
                      <a:ext cx="4966335" cy="7449503"/>
                    </a:xfrm>
                    <a:prstGeom prst="rect">
                      <a:avLst/>
                    </a:prstGeom>
                  </pic:spPr>
                </pic:pic>
              </a:graphicData>
            </a:graphic>
          </wp:inline>
        </w:drawing>
      </w:r>
    </w:p>
    <w:p w14:paraId="6915FF0E" w14:textId="77777777" w:rsidR="0022348B" w:rsidRDefault="0022348B" w:rsidP="0022348B">
      <w:pPr>
        <w:rPr>
          <w:rFonts w:ascii="Times New Roman" w:hAnsi="Times New Roman" w:cs="Times New Roman"/>
        </w:rPr>
      </w:pPr>
      <w:r>
        <w:rPr>
          <w:rFonts w:ascii="Times New Roman" w:hAnsi="Times New Roman" w:cs="Times New Roman"/>
        </w:rPr>
        <w:br w:type="page"/>
      </w:r>
    </w:p>
    <w:p w14:paraId="0BF573ED" w14:textId="6C7A7E7E" w:rsidR="00CA64EA" w:rsidRDefault="00CA64EA" w:rsidP="00CA64EA">
      <w:pPr>
        <w:spacing w:line="480" w:lineRule="auto"/>
        <w:rPr>
          <w:rFonts w:ascii="Times New Roman" w:hAnsi="Times New Roman" w:cs="Times New Roman"/>
        </w:rPr>
      </w:pPr>
      <w:r w:rsidRPr="009F56EA">
        <w:rPr>
          <w:rFonts w:ascii="Times New Roman" w:hAnsi="Times New Roman" w:cs="Times New Roman"/>
          <w:b/>
        </w:rPr>
        <w:lastRenderedPageBreak/>
        <w:t xml:space="preserve">Figure </w:t>
      </w:r>
      <w:r>
        <w:rPr>
          <w:rFonts w:ascii="Times New Roman" w:hAnsi="Times New Roman" w:cs="Times New Roman"/>
          <w:b/>
        </w:rPr>
        <w:t>5</w:t>
      </w:r>
      <w:r>
        <w:rPr>
          <w:rFonts w:ascii="Times New Roman" w:hAnsi="Times New Roman" w:cs="Times New Roman"/>
        </w:rPr>
        <w:t xml:space="preserve">: Examples of SDC for a range of fires. </w:t>
      </w:r>
      <w:r w:rsidR="0090486A">
        <w:rPr>
          <w:rFonts w:ascii="Times New Roman" w:hAnsi="Times New Roman" w:cs="Times New Roman"/>
        </w:rPr>
        <w:t>F</w:t>
      </w:r>
      <w:r>
        <w:rPr>
          <w:rFonts w:ascii="Times New Roman" w:hAnsi="Times New Roman" w:cs="Times New Roman"/>
        </w:rPr>
        <w:t xml:space="preserve">ires </w:t>
      </w:r>
      <w:r w:rsidR="0090486A">
        <w:rPr>
          <w:rFonts w:ascii="Times New Roman" w:hAnsi="Times New Roman" w:cs="Times New Roman"/>
        </w:rPr>
        <w:t xml:space="preserve">in the same row </w:t>
      </w:r>
      <w:r>
        <w:rPr>
          <w:rFonts w:ascii="Times New Roman" w:hAnsi="Times New Roman" w:cs="Times New Roman"/>
        </w:rPr>
        <w:t xml:space="preserve">have similar areas and percent high-severity, corresponding to numbers 1-8 in Fig. 3. (Details will be filled in). SDC values are shown on figure. </w:t>
      </w:r>
      <w:r w:rsidR="0090486A">
        <w:rPr>
          <w:rFonts w:ascii="Times New Roman" w:hAnsi="Times New Roman" w:cs="Times New Roman"/>
        </w:rPr>
        <w:t>Fires in the right column have lower SDC values than comparably-sized fires in the left column.</w:t>
      </w:r>
    </w:p>
    <w:p w14:paraId="17B4CA5B" w14:textId="7F38A6BF" w:rsidR="0022348B" w:rsidRPr="00233FE9" w:rsidRDefault="00CA64EA"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470290E8" wp14:editId="6ADCF080">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2017-04-2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sectPr w:rsidR="0022348B" w:rsidRPr="00233FE9" w:rsidSect="0075060F">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7B5FBC" w14:textId="77777777" w:rsidR="000D7297" w:rsidRDefault="000D7297" w:rsidP="00D55DA2">
      <w:r>
        <w:separator/>
      </w:r>
    </w:p>
  </w:endnote>
  <w:endnote w:type="continuationSeparator" w:id="0">
    <w:p w14:paraId="041A5E2F" w14:textId="77777777" w:rsidR="000D7297" w:rsidRDefault="000D7297" w:rsidP="00D55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ebkit-standard">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5D43F4" w14:textId="77777777" w:rsidR="00CA64EA" w:rsidRDefault="00CA64EA"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04B724" w14:textId="77777777" w:rsidR="00CA64EA" w:rsidRDefault="00CA64EA" w:rsidP="00D55DA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83089" w14:textId="77777777" w:rsidR="00CA64EA" w:rsidRDefault="00CA64EA"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6648A">
      <w:rPr>
        <w:rStyle w:val="PageNumber"/>
        <w:noProof/>
      </w:rPr>
      <w:t>1</w:t>
    </w:r>
    <w:r>
      <w:rPr>
        <w:rStyle w:val="PageNumber"/>
      </w:rPr>
      <w:fldChar w:fldCharType="end"/>
    </w:r>
  </w:p>
  <w:p w14:paraId="09AADF06" w14:textId="77777777" w:rsidR="00CA64EA" w:rsidRDefault="00CA64EA" w:rsidP="00D55DA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B45DC6" w14:textId="77777777" w:rsidR="000D7297" w:rsidRDefault="000D7297" w:rsidP="00D55DA2">
      <w:r>
        <w:separator/>
      </w:r>
    </w:p>
  </w:footnote>
  <w:footnote w:type="continuationSeparator" w:id="0">
    <w:p w14:paraId="69698D2A" w14:textId="77777777" w:rsidR="000D7297" w:rsidRDefault="000D7297" w:rsidP="00D55DA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SystemFonts/>
  <w:proofState w:spelling="clean" w:grammar="clean"/>
  <w:trackRevision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0&lt;/ScanUnformatted&gt;&lt;ScanChanges&gt;0&lt;/ScanChanges&gt;&lt;Suspended&gt;0&lt;/Suspended&gt;&lt;/ENInstantFormat&gt;"/>
    <w:docVar w:name="EN.Layout" w:val="&lt;ENLayout&gt;&lt;Style&gt;Ecology&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432&lt;/HangingIndent&gt;&lt;LineSpacing&gt;2&lt;/LineSpacing&gt;&lt;SpaceAfter&gt;0&lt;/SpaceAfter&gt;&lt;HyperlinksEnabled&gt;1&lt;/HyperlinksEnabled&gt;&lt;HyperlinksVisible&gt;0&lt;/HyperlinksVisible&gt;&lt;/ENLayout&gt;"/>
    <w:docVar w:name="EN.Libraries" w:val="&lt;Libraries&gt;&lt;item db-id=&quot;w0ppaavf8t2zvwe9f0oxa5rcervz0wedp050&quot;&gt;UCB PD Research&lt;record-ids&gt;&lt;item&gt;2448&lt;/item&gt;&lt;item&gt;2648&lt;/item&gt;&lt;item&gt;3386&lt;/item&gt;&lt;item&gt;3458&lt;/item&gt;&lt;item&gt;3459&lt;/item&gt;&lt;/record-ids&gt;&lt;/item&gt;&lt;/Libraries&gt;"/>
  </w:docVars>
  <w:rsids>
    <w:rsidRoot w:val="00BF3424"/>
    <w:rsid w:val="00003301"/>
    <w:rsid w:val="00003478"/>
    <w:rsid w:val="000034ED"/>
    <w:rsid w:val="00007270"/>
    <w:rsid w:val="00012955"/>
    <w:rsid w:val="00021FCF"/>
    <w:rsid w:val="000234B5"/>
    <w:rsid w:val="0003234E"/>
    <w:rsid w:val="00032F37"/>
    <w:rsid w:val="00041E5E"/>
    <w:rsid w:val="0004320D"/>
    <w:rsid w:val="00044E93"/>
    <w:rsid w:val="0004544A"/>
    <w:rsid w:val="00050564"/>
    <w:rsid w:val="00051899"/>
    <w:rsid w:val="00051A5D"/>
    <w:rsid w:val="000546FA"/>
    <w:rsid w:val="00057A9F"/>
    <w:rsid w:val="00061CE0"/>
    <w:rsid w:val="000650B0"/>
    <w:rsid w:val="00065F98"/>
    <w:rsid w:val="00066F63"/>
    <w:rsid w:val="0007030B"/>
    <w:rsid w:val="0007073A"/>
    <w:rsid w:val="000732D6"/>
    <w:rsid w:val="00076EE7"/>
    <w:rsid w:val="0008070D"/>
    <w:rsid w:val="000838C2"/>
    <w:rsid w:val="00090C40"/>
    <w:rsid w:val="00090C49"/>
    <w:rsid w:val="0009214A"/>
    <w:rsid w:val="0009483D"/>
    <w:rsid w:val="000A0B47"/>
    <w:rsid w:val="000A143F"/>
    <w:rsid w:val="000A1C2E"/>
    <w:rsid w:val="000B08AB"/>
    <w:rsid w:val="000B1662"/>
    <w:rsid w:val="000B61C4"/>
    <w:rsid w:val="000B65C5"/>
    <w:rsid w:val="000B6716"/>
    <w:rsid w:val="000C4C4D"/>
    <w:rsid w:val="000D085D"/>
    <w:rsid w:val="000D21FB"/>
    <w:rsid w:val="000D2B66"/>
    <w:rsid w:val="000D434C"/>
    <w:rsid w:val="000D6138"/>
    <w:rsid w:val="000D621A"/>
    <w:rsid w:val="000D7297"/>
    <w:rsid w:val="000E10DE"/>
    <w:rsid w:val="000E1805"/>
    <w:rsid w:val="000E26C3"/>
    <w:rsid w:val="000E7998"/>
    <w:rsid w:val="001146A6"/>
    <w:rsid w:val="00115ACD"/>
    <w:rsid w:val="00121D51"/>
    <w:rsid w:val="001301FF"/>
    <w:rsid w:val="00135306"/>
    <w:rsid w:val="00142C62"/>
    <w:rsid w:val="00144031"/>
    <w:rsid w:val="00145280"/>
    <w:rsid w:val="00145DA4"/>
    <w:rsid w:val="0014643E"/>
    <w:rsid w:val="0014669D"/>
    <w:rsid w:val="00146F6E"/>
    <w:rsid w:val="0016145E"/>
    <w:rsid w:val="00163046"/>
    <w:rsid w:val="00166CC8"/>
    <w:rsid w:val="0017329B"/>
    <w:rsid w:val="00174497"/>
    <w:rsid w:val="00177CFF"/>
    <w:rsid w:val="00181DBD"/>
    <w:rsid w:val="00184665"/>
    <w:rsid w:val="00191F05"/>
    <w:rsid w:val="00191F4A"/>
    <w:rsid w:val="001A2965"/>
    <w:rsid w:val="001A3B97"/>
    <w:rsid w:val="001A6D0B"/>
    <w:rsid w:val="001B3AE9"/>
    <w:rsid w:val="001B67D7"/>
    <w:rsid w:val="001B79F8"/>
    <w:rsid w:val="001C2421"/>
    <w:rsid w:val="001C48C1"/>
    <w:rsid w:val="001C756D"/>
    <w:rsid w:val="001D3EE0"/>
    <w:rsid w:val="001D768E"/>
    <w:rsid w:val="001E57A1"/>
    <w:rsid w:val="001E69A9"/>
    <w:rsid w:val="001F265D"/>
    <w:rsid w:val="001F3DE4"/>
    <w:rsid w:val="00211BDE"/>
    <w:rsid w:val="00222366"/>
    <w:rsid w:val="0022348B"/>
    <w:rsid w:val="00230B00"/>
    <w:rsid w:val="002323D4"/>
    <w:rsid w:val="00233FE9"/>
    <w:rsid w:val="0023430A"/>
    <w:rsid w:val="00234E49"/>
    <w:rsid w:val="00235D07"/>
    <w:rsid w:val="00240AA7"/>
    <w:rsid w:val="00242577"/>
    <w:rsid w:val="0024763A"/>
    <w:rsid w:val="00250334"/>
    <w:rsid w:val="00255E0B"/>
    <w:rsid w:val="002608DB"/>
    <w:rsid w:val="00261730"/>
    <w:rsid w:val="00261B20"/>
    <w:rsid w:val="00271239"/>
    <w:rsid w:val="002732F7"/>
    <w:rsid w:val="00273527"/>
    <w:rsid w:val="00273B87"/>
    <w:rsid w:val="002765BB"/>
    <w:rsid w:val="0027797B"/>
    <w:rsid w:val="002807C2"/>
    <w:rsid w:val="0028531B"/>
    <w:rsid w:val="002916D7"/>
    <w:rsid w:val="002937C6"/>
    <w:rsid w:val="00296F7F"/>
    <w:rsid w:val="002A2CC8"/>
    <w:rsid w:val="002A515A"/>
    <w:rsid w:val="002A740D"/>
    <w:rsid w:val="002B1236"/>
    <w:rsid w:val="002B127C"/>
    <w:rsid w:val="002B1B0B"/>
    <w:rsid w:val="002B2E75"/>
    <w:rsid w:val="002B496E"/>
    <w:rsid w:val="002C2E48"/>
    <w:rsid w:val="002C3E31"/>
    <w:rsid w:val="002C6D76"/>
    <w:rsid w:val="002E23F9"/>
    <w:rsid w:val="002E488E"/>
    <w:rsid w:val="002F17AB"/>
    <w:rsid w:val="002F4166"/>
    <w:rsid w:val="002F4CED"/>
    <w:rsid w:val="002F5B52"/>
    <w:rsid w:val="002F5E13"/>
    <w:rsid w:val="003013DD"/>
    <w:rsid w:val="00304322"/>
    <w:rsid w:val="00306DDE"/>
    <w:rsid w:val="0032228A"/>
    <w:rsid w:val="00330578"/>
    <w:rsid w:val="00336096"/>
    <w:rsid w:val="00345D27"/>
    <w:rsid w:val="00350309"/>
    <w:rsid w:val="00353048"/>
    <w:rsid w:val="00361115"/>
    <w:rsid w:val="00364834"/>
    <w:rsid w:val="003655A3"/>
    <w:rsid w:val="00370C5E"/>
    <w:rsid w:val="003774CC"/>
    <w:rsid w:val="00380B80"/>
    <w:rsid w:val="00383FE2"/>
    <w:rsid w:val="00393BC7"/>
    <w:rsid w:val="003B1907"/>
    <w:rsid w:val="003C77F4"/>
    <w:rsid w:val="003C7DBB"/>
    <w:rsid w:val="003D273E"/>
    <w:rsid w:val="003D43A4"/>
    <w:rsid w:val="003D4882"/>
    <w:rsid w:val="003E3E80"/>
    <w:rsid w:val="003E401C"/>
    <w:rsid w:val="003F001A"/>
    <w:rsid w:val="003F172A"/>
    <w:rsid w:val="003F4FF7"/>
    <w:rsid w:val="003F69B0"/>
    <w:rsid w:val="004049FF"/>
    <w:rsid w:val="00406919"/>
    <w:rsid w:val="004152FC"/>
    <w:rsid w:val="0042022B"/>
    <w:rsid w:val="0042069B"/>
    <w:rsid w:val="00423B47"/>
    <w:rsid w:val="004254BD"/>
    <w:rsid w:val="00425786"/>
    <w:rsid w:val="0043254B"/>
    <w:rsid w:val="00440373"/>
    <w:rsid w:val="004406D6"/>
    <w:rsid w:val="004450CE"/>
    <w:rsid w:val="0044673E"/>
    <w:rsid w:val="00447673"/>
    <w:rsid w:val="00452E19"/>
    <w:rsid w:val="004576CD"/>
    <w:rsid w:val="0046019A"/>
    <w:rsid w:val="00466D16"/>
    <w:rsid w:val="00467164"/>
    <w:rsid w:val="004741DE"/>
    <w:rsid w:val="0047444A"/>
    <w:rsid w:val="004826B5"/>
    <w:rsid w:val="00483902"/>
    <w:rsid w:val="00484A07"/>
    <w:rsid w:val="00485FD5"/>
    <w:rsid w:val="00490D35"/>
    <w:rsid w:val="004914A4"/>
    <w:rsid w:val="0049562C"/>
    <w:rsid w:val="00496801"/>
    <w:rsid w:val="004A0BCA"/>
    <w:rsid w:val="004A7728"/>
    <w:rsid w:val="004B0395"/>
    <w:rsid w:val="004B06D0"/>
    <w:rsid w:val="004B6C15"/>
    <w:rsid w:val="004B7404"/>
    <w:rsid w:val="004C4984"/>
    <w:rsid w:val="004D26B7"/>
    <w:rsid w:val="004D2B7B"/>
    <w:rsid w:val="004E0AD9"/>
    <w:rsid w:val="004E0DE4"/>
    <w:rsid w:val="004E41F1"/>
    <w:rsid w:val="004E5E4C"/>
    <w:rsid w:val="004F14CA"/>
    <w:rsid w:val="004F1A72"/>
    <w:rsid w:val="004F5A60"/>
    <w:rsid w:val="004F664C"/>
    <w:rsid w:val="005036F2"/>
    <w:rsid w:val="00505174"/>
    <w:rsid w:val="005051F2"/>
    <w:rsid w:val="00513760"/>
    <w:rsid w:val="00516841"/>
    <w:rsid w:val="00517A95"/>
    <w:rsid w:val="00527EC9"/>
    <w:rsid w:val="00530CA1"/>
    <w:rsid w:val="00533CFE"/>
    <w:rsid w:val="005403CA"/>
    <w:rsid w:val="00542197"/>
    <w:rsid w:val="00554F03"/>
    <w:rsid w:val="005569AD"/>
    <w:rsid w:val="00561DB2"/>
    <w:rsid w:val="00566E8B"/>
    <w:rsid w:val="005702BD"/>
    <w:rsid w:val="00575E32"/>
    <w:rsid w:val="00592E9E"/>
    <w:rsid w:val="005A15F0"/>
    <w:rsid w:val="005A5EE5"/>
    <w:rsid w:val="005A6918"/>
    <w:rsid w:val="005B5F6D"/>
    <w:rsid w:val="005B64EE"/>
    <w:rsid w:val="005C12F9"/>
    <w:rsid w:val="005C40A5"/>
    <w:rsid w:val="005D0B08"/>
    <w:rsid w:val="005D1A93"/>
    <w:rsid w:val="005D3C6C"/>
    <w:rsid w:val="005E0E81"/>
    <w:rsid w:val="005E40F3"/>
    <w:rsid w:val="005E41D8"/>
    <w:rsid w:val="005E447E"/>
    <w:rsid w:val="005E62EF"/>
    <w:rsid w:val="005F13B3"/>
    <w:rsid w:val="005F2E0F"/>
    <w:rsid w:val="005F3717"/>
    <w:rsid w:val="005F46CE"/>
    <w:rsid w:val="005F6263"/>
    <w:rsid w:val="0060055A"/>
    <w:rsid w:val="00604D81"/>
    <w:rsid w:val="00621ADE"/>
    <w:rsid w:val="00624CB7"/>
    <w:rsid w:val="00625552"/>
    <w:rsid w:val="00626985"/>
    <w:rsid w:val="00627841"/>
    <w:rsid w:val="0063201D"/>
    <w:rsid w:val="00632900"/>
    <w:rsid w:val="006428C5"/>
    <w:rsid w:val="0065240D"/>
    <w:rsid w:val="0066130F"/>
    <w:rsid w:val="00665583"/>
    <w:rsid w:val="006762A0"/>
    <w:rsid w:val="006800F7"/>
    <w:rsid w:val="00682CA8"/>
    <w:rsid w:val="00684433"/>
    <w:rsid w:val="00686FDC"/>
    <w:rsid w:val="006932E6"/>
    <w:rsid w:val="006A3DFE"/>
    <w:rsid w:val="006B0BF7"/>
    <w:rsid w:val="006C1218"/>
    <w:rsid w:val="006D11A9"/>
    <w:rsid w:val="006E0810"/>
    <w:rsid w:val="006E17F3"/>
    <w:rsid w:val="006E5DA9"/>
    <w:rsid w:val="006E7CD5"/>
    <w:rsid w:val="006F0C26"/>
    <w:rsid w:val="006F2822"/>
    <w:rsid w:val="006F57A3"/>
    <w:rsid w:val="006F7E76"/>
    <w:rsid w:val="006F7FF1"/>
    <w:rsid w:val="00701169"/>
    <w:rsid w:val="00707242"/>
    <w:rsid w:val="0070726F"/>
    <w:rsid w:val="00711C83"/>
    <w:rsid w:val="00717D59"/>
    <w:rsid w:val="00726A53"/>
    <w:rsid w:val="00732F46"/>
    <w:rsid w:val="00733765"/>
    <w:rsid w:val="00735092"/>
    <w:rsid w:val="00737AC6"/>
    <w:rsid w:val="00744EA8"/>
    <w:rsid w:val="00745CD4"/>
    <w:rsid w:val="007474B0"/>
    <w:rsid w:val="007475FE"/>
    <w:rsid w:val="0075060F"/>
    <w:rsid w:val="00751992"/>
    <w:rsid w:val="007600C0"/>
    <w:rsid w:val="00767E64"/>
    <w:rsid w:val="00775798"/>
    <w:rsid w:val="007769B9"/>
    <w:rsid w:val="00780E98"/>
    <w:rsid w:val="00785762"/>
    <w:rsid w:val="007866A9"/>
    <w:rsid w:val="007906BC"/>
    <w:rsid w:val="00791E03"/>
    <w:rsid w:val="00792DB5"/>
    <w:rsid w:val="00793039"/>
    <w:rsid w:val="00793A36"/>
    <w:rsid w:val="007960AA"/>
    <w:rsid w:val="007A020F"/>
    <w:rsid w:val="007A035E"/>
    <w:rsid w:val="007A2B64"/>
    <w:rsid w:val="007A69AD"/>
    <w:rsid w:val="007B2608"/>
    <w:rsid w:val="007B2DFF"/>
    <w:rsid w:val="007B39F6"/>
    <w:rsid w:val="007B4D03"/>
    <w:rsid w:val="007B789B"/>
    <w:rsid w:val="007C04EE"/>
    <w:rsid w:val="007C15FB"/>
    <w:rsid w:val="007C2401"/>
    <w:rsid w:val="007C3289"/>
    <w:rsid w:val="007C5043"/>
    <w:rsid w:val="007C5926"/>
    <w:rsid w:val="007C6207"/>
    <w:rsid w:val="007D14DF"/>
    <w:rsid w:val="007D3A0A"/>
    <w:rsid w:val="007D6FBF"/>
    <w:rsid w:val="007E78E5"/>
    <w:rsid w:val="007F1B68"/>
    <w:rsid w:val="007F6184"/>
    <w:rsid w:val="00805AAB"/>
    <w:rsid w:val="00806C1D"/>
    <w:rsid w:val="008126F8"/>
    <w:rsid w:val="00812D8E"/>
    <w:rsid w:val="0081321A"/>
    <w:rsid w:val="00814BFA"/>
    <w:rsid w:val="00825753"/>
    <w:rsid w:val="0083110E"/>
    <w:rsid w:val="008325E4"/>
    <w:rsid w:val="00833C10"/>
    <w:rsid w:val="00834975"/>
    <w:rsid w:val="00834984"/>
    <w:rsid w:val="008434E7"/>
    <w:rsid w:val="00855601"/>
    <w:rsid w:val="00855ADD"/>
    <w:rsid w:val="0086533C"/>
    <w:rsid w:val="00867AA8"/>
    <w:rsid w:val="008730C8"/>
    <w:rsid w:val="00882081"/>
    <w:rsid w:val="00884B50"/>
    <w:rsid w:val="008875E0"/>
    <w:rsid w:val="008901F4"/>
    <w:rsid w:val="0089052E"/>
    <w:rsid w:val="008A22ED"/>
    <w:rsid w:val="008A2442"/>
    <w:rsid w:val="008A6EA3"/>
    <w:rsid w:val="008B0B1B"/>
    <w:rsid w:val="008B3812"/>
    <w:rsid w:val="008B469B"/>
    <w:rsid w:val="008B4DB3"/>
    <w:rsid w:val="008B6F6F"/>
    <w:rsid w:val="008C2638"/>
    <w:rsid w:val="008C449F"/>
    <w:rsid w:val="008C631D"/>
    <w:rsid w:val="008D1E11"/>
    <w:rsid w:val="008E0759"/>
    <w:rsid w:val="008E3A02"/>
    <w:rsid w:val="008E5ECB"/>
    <w:rsid w:val="008E5FD2"/>
    <w:rsid w:val="008F2CB8"/>
    <w:rsid w:val="0090486A"/>
    <w:rsid w:val="009051C8"/>
    <w:rsid w:val="00906656"/>
    <w:rsid w:val="00906BCE"/>
    <w:rsid w:val="009123C1"/>
    <w:rsid w:val="009158C6"/>
    <w:rsid w:val="00922657"/>
    <w:rsid w:val="009230B3"/>
    <w:rsid w:val="00927329"/>
    <w:rsid w:val="0092786B"/>
    <w:rsid w:val="009314EC"/>
    <w:rsid w:val="00965789"/>
    <w:rsid w:val="009663C4"/>
    <w:rsid w:val="0096710F"/>
    <w:rsid w:val="0096712B"/>
    <w:rsid w:val="0097114C"/>
    <w:rsid w:val="009738E8"/>
    <w:rsid w:val="00981A4A"/>
    <w:rsid w:val="009821EE"/>
    <w:rsid w:val="00985548"/>
    <w:rsid w:val="00987ECC"/>
    <w:rsid w:val="0099322B"/>
    <w:rsid w:val="009969FC"/>
    <w:rsid w:val="009A0266"/>
    <w:rsid w:val="009A5099"/>
    <w:rsid w:val="009A601A"/>
    <w:rsid w:val="009A7917"/>
    <w:rsid w:val="009B1D37"/>
    <w:rsid w:val="009B2832"/>
    <w:rsid w:val="009B3B32"/>
    <w:rsid w:val="009B3F48"/>
    <w:rsid w:val="009B4CDC"/>
    <w:rsid w:val="009B4DAB"/>
    <w:rsid w:val="009B55C1"/>
    <w:rsid w:val="009B769F"/>
    <w:rsid w:val="009C595A"/>
    <w:rsid w:val="009C5EB9"/>
    <w:rsid w:val="009D00A6"/>
    <w:rsid w:val="009D20B4"/>
    <w:rsid w:val="009D4BF7"/>
    <w:rsid w:val="009E1323"/>
    <w:rsid w:val="009E1FB9"/>
    <w:rsid w:val="009E3E08"/>
    <w:rsid w:val="009F0BE3"/>
    <w:rsid w:val="009F37EF"/>
    <w:rsid w:val="009F56EA"/>
    <w:rsid w:val="00A0249F"/>
    <w:rsid w:val="00A1048F"/>
    <w:rsid w:val="00A121ED"/>
    <w:rsid w:val="00A20F6C"/>
    <w:rsid w:val="00A21CDA"/>
    <w:rsid w:val="00A247F8"/>
    <w:rsid w:val="00A2611B"/>
    <w:rsid w:val="00A26AED"/>
    <w:rsid w:val="00A27DF5"/>
    <w:rsid w:val="00A31394"/>
    <w:rsid w:val="00A31BE6"/>
    <w:rsid w:val="00A43BEE"/>
    <w:rsid w:val="00A46DE2"/>
    <w:rsid w:val="00A46EE4"/>
    <w:rsid w:val="00A52C94"/>
    <w:rsid w:val="00A63051"/>
    <w:rsid w:val="00A636FB"/>
    <w:rsid w:val="00A72B54"/>
    <w:rsid w:val="00A73785"/>
    <w:rsid w:val="00A77A17"/>
    <w:rsid w:val="00A839EB"/>
    <w:rsid w:val="00A91A42"/>
    <w:rsid w:val="00A9202A"/>
    <w:rsid w:val="00AA0A5E"/>
    <w:rsid w:val="00AA0F50"/>
    <w:rsid w:val="00AA3089"/>
    <w:rsid w:val="00AA48F9"/>
    <w:rsid w:val="00AA4E93"/>
    <w:rsid w:val="00AA5C93"/>
    <w:rsid w:val="00AA78F1"/>
    <w:rsid w:val="00AB1EEC"/>
    <w:rsid w:val="00AB6E59"/>
    <w:rsid w:val="00AB7402"/>
    <w:rsid w:val="00AC6212"/>
    <w:rsid w:val="00AD10CC"/>
    <w:rsid w:val="00AD3797"/>
    <w:rsid w:val="00AD5975"/>
    <w:rsid w:val="00AD5B95"/>
    <w:rsid w:val="00AD7A57"/>
    <w:rsid w:val="00AE0958"/>
    <w:rsid w:val="00AF4E1E"/>
    <w:rsid w:val="00AF76DE"/>
    <w:rsid w:val="00B055BE"/>
    <w:rsid w:val="00B060D7"/>
    <w:rsid w:val="00B12E2A"/>
    <w:rsid w:val="00B13593"/>
    <w:rsid w:val="00B15A37"/>
    <w:rsid w:val="00B16D25"/>
    <w:rsid w:val="00B16E59"/>
    <w:rsid w:val="00B25DFF"/>
    <w:rsid w:val="00B27B65"/>
    <w:rsid w:val="00B316C1"/>
    <w:rsid w:val="00B319F3"/>
    <w:rsid w:val="00B32074"/>
    <w:rsid w:val="00B342F5"/>
    <w:rsid w:val="00B36F74"/>
    <w:rsid w:val="00B424AC"/>
    <w:rsid w:val="00B525C4"/>
    <w:rsid w:val="00B52C4E"/>
    <w:rsid w:val="00B56EF7"/>
    <w:rsid w:val="00B62C24"/>
    <w:rsid w:val="00B643CC"/>
    <w:rsid w:val="00B80042"/>
    <w:rsid w:val="00B81470"/>
    <w:rsid w:val="00B84E42"/>
    <w:rsid w:val="00B91069"/>
    <w:rsid w:val="00B94CDA"/>
    <w:rsid w:val="00B94E67"/>
    <w:rsid w:val="00B959C3"/>
    <w:rsid w:val="00B95F01"/>
    <w:rsid w:val="00BA1466"/>
    <w:rsid w:val="00BA46BE"/>
    <w:rsid w:val="00BB1F84"/>
    <w:rsid w:val="00BB24D7"/>
    <w:rsid w:val="00BB35B4"/>
    <w:rsid w:val="00BC2E6C"/>
    <w:rsid w:val="00BC79FA"/>
    <w:rsid w:val="00BD0EAC"/>
    <w:rsid w:val="00BD41B7"/>
    <w:rsid w:val="00BD5B4D"/>
    <w:rsid w:val="00BE4CCA"/>
    <w:rsid w:val="00BF161B"/>
    <w:rsid w:val="00BF3424"/>
    <w:rsid w:val="00BF7DD9"/>
    <w:rsid w:val="00C01FCA"/>
    <w:rsid w:val="00C03CE0"/>
    <w:rsid w:val="00C05904"/>
    <w:rsid w:val="00C063AF"/>
    <w:rsid w:val="00C07F7D"/>
    <w:rsid w:val="00C1197A"/>
    <w:rsid w:val="00C1503E"/>
    <w:rsid w:val="00C22570"/>
    <w:rsid w:val="00C35B4F"/>
    <w:rsid w:val="00C377CA"/>
    <w:rsid w:val="00C37E3D"/>
    <w:rsid w:val="00C4360B"/>
    <w:rsid w:val="00C44245"/>
    <w:rsid w:val="00C53A96"/>
    <w:rsid w:val="00C5450E"/>
    <w:rsid w:val="00C6221E"/>
    <w:rsid w:val="00C91445"/>
    <w:rsid w:val="00C91E79"/>
    <w:rsid w:val="00C9780E"/>
    <w:rsid w:val="00CA5F49"/>
    <w:rsid w:val="00CA64EA"/>
    <w:rsid w:val="00CC2925"/>
    <w:rsid w:val="00CC5781"/>
    <w:rsid w:val="00CC61A1"/>
    <w:rsid w:val="00CD49F1"/>
    <w:rsid w:val="00CD5CD5"/>
    <w:rsid w:val="00CE40CC"/>
    <w:rsid w:val="00CF62F0"/>
    <w:rsid w:val="00D0563E"/>
    <w:rsid w:val="00D14105"/>
    <w:rsid w:val="00D16654"/>
    <w:rsid w:val="00D20ABC"/>
    <w:rsid w:val="00D24153"/>
    <w:rsid w:val="00D259F0"/>
    <w:rsid w:val="00D2614D"/>
    <w:rsid w:val="00D36BD2"/>
    <w:rsid w:val="00D418B6"/>
    <w:rsid w:val="00D45535"/>
    <w:rsid w:val="00D46BB4"/>
    <w:rsid w:val="00D55DA2"/>
    <w:rsid w:val="00D628DD"/>
    <w:rsid w:val="00D65DBF"/>
    <w:rsid w:val="00D6761D"/>
    <w:rsid w:val="00D74BF2"/>
    <w:rsid w:val="00D83EE2"/>
    <w:rsid w:val="00D84B60"/>
    <w:rsid w:val="00D94367"/>
    <w:rsid w:val="00D946B4"/>
    <w:rsid w:val="00DA0158"/>
    <w:rsid w:val="00DA409D"/>
    <w:rsid w:val="00DA6A33"/>
    <w:rsid w:val="00DA6E11"/>
    <w:rsid w:val="00DB260D"/>
    <w:rsid w:val="00DB5335"/>
    <w:rsid w:val="00DC05C2"/>
    <w:rsid w:val="00DC0835"/>
    <w:rsid w:val="00DC3403"/>
    <w:rsid w:val="00DD0876"/>
    <w:rsid w:val="00DD38BA"/>
    <w:rsid w:val="00DD7DDD"/>
    <w:rsid w:val="00DE1695"/>
    <w:rsid w:val="00DE6FC0"/>
    <w:rsid w:val="00DF3BBF"/>
    <w:rsid w:val="00DF60B9"/>
    <w:rsid w:val="00E05715"/>
    <w:rsid w:val="00E10090"/>
    <w:rsid w:val="00E17C98"/>
    <w:rsid w:val="00E212A6"/>
    <w:rsid w:val="00E22993"/>
    <w:rsid w:val="00E22D28"/>
    <w:rsid w:val="00E23A6A"/>
    <w:rsid w:val="00E253FE"/>
    <w:rsid w:val="00E2626C"/>
    <w:rsid w:val="00E31391"/>
    <w:rsid w:val="00E37664"/>
    <w:rsid w:val="00E46DED"/>
    <w:rsid w:val="00E51ED8"/>
    <w:rsid w:val="00E600AD"/>
    <w:rsid w:val="00E60516"/>
    <w:rsid w:val="00E615E1"/>
    <w:rsid w:val="00E62D0F"/>
    <w:rsid w:val="00E64C91"/>
    <w:rsid w:val="00E6648A"/>
    <w:rsid w:val="00E676B5"/>
    <w:rsid w:val="00E7279F"/>
    <w:rsid w:val="00E752B9"/>
    <w:rsid w:val="00E83584"/>
    <w:rsid w:val="00E864FC"/>
    <w:rsid w:val="00E935D1"/>
    <w:rsid w:val="00E95E3E"/>
    <w:rsid w:val="00EA0993"/>
    <w:rsid w:val="00EA204D"/>
    <w:rsid w:val="00EA5DDB"/>
    <w:rsid w:val="00EA6EB4"/>
    <w:rsid w:val="00EB24AE"/>
    <w:rsid w:val="00EC2326"/>
    <w:rsid w:val="00EC5AD2"/>
    <w:rsid w:val="00EC795E"/>
    <w:rsid w:val="00ED0407"/>
    <w:rsid w:val="00EE4175"/>
    <w:rsid w:val="00EE469B"/>
    <w:rsid w:val="00EF0280"/>
    <w:rsid w:val="00EF0F8D"/>
    <w:rsid w:val="00EF18DA"/>
    <w:rsid w:val="00EF3115"/>
    <w:rsid w:val="00EF4E76"/>
    <w:rsid w:val="00EF60D6"/>
    <w:rsid w:val="00F03B93"/>
    <w:rsid w:val="00F04F4A"/>
    <w:rsid w:val="00F06E99"/>
    <w:rsid w:val="00F10447"/>
    <w:rsid w:val="00F10ADE"/>
    <w:rsid w:val="00F11928"/>
    <w:rsid w:val="00F2115C"/>
    <w:rsid w:val="00F229F3"/>
    <w:rsid w:val="00F2437C"/>
    <w:rsid w:val="00F27162"/>
    <w:rsid w:val="00F363E9"/>
    <w:rsid w:val="00F3790F"/>
    <w:rsid w:val="00F37972"/>
    <w:rsid w:val="00F37AEB"/>
    <w:rsid w:val="00F4197F"/>
    <w:rsid w:val="00F44FF9"/>
    <w:rsid w:val="00F45905"/>
    <w:rsid w:val="00F46629"/>
    <w:rsid w:val="00F46951"/>
    <w:rsid w:val="00F50541"/>
    <w:rsid w:val="00F552D3"/>
    <w:rsid w:val="00F5589E"/>
    <w:rsid w:val="00F6044C"/>
    <w:rsid w:val="00F654CC"/>
    <w:rsid w:val="00F7083F"/>
    <w:rsid w:val="00F74D40"/>
    <w:rsid w:val="00FA0E07"/>
    <w:rsid w:val="00FA1320"/>
    <w:rsid w:val="00FA2603"/>
    <w:rsid w:val="00FB3C91"/>
    <w:rsid w:val="00FB4598"/>
    <w:rsid w:val="00FC3F78"/>
    <w:rsid w:val="00FC4C92"/>
    <w:rsid w:val="00FC7DD6"/>
    <w:rsid w:val="00FD55B8"/>
    <w:rsid w:val="00FD5CAC"/>
    <w:rsid w:val="00FD6F0D"/>
    <w:rsid w:val="00FE31AC"/>
    <w:rsid w:val="00FE5311"/>
    <w:rsid w:val="00FE5E96"/>
    <w:rsid w:val="00FE6DC8"/>
    <w:rsid w:val="00FE7D99"/>
    <w:rsid w:val="00FF783C"/>
    <w:rsid w:val="00FF7D2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315C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5A6918"/>
    <w:pPr>
      <w:jc w:val="center"/>
    </w:pPr>
    <w:rPr>
      <w:rFonts w:ascii="Times New Roman" w:hAnsi="Times New Roman" w:cs="Times New Roman"/>
    </w:rPr>
  </w:style>
  <w:style w:type="paragraph" w:customStyle="1" w:styleId="EndNoteBibliography">
    <w:name w:val="EndNote Bibliography"/>
    <w:basedOn w:val="Normal"/>
    <w:rsid w:val="005A6918"/>
    <w:pPr>
      <w:spacing w:line="480" w:lineRule="auto"/>
    </w:pPr>
    <w:rPr>
      <w:rFonts w:ascii="Times New Roman" w:hAnsi="Times New Roman" w:cs="Times New Roman"/>
    </w:rPr>
  </w:style>
  <w:style w:type="paragraph" w:styleId="NormalWeb">
    <w:name w:val="Normal (Web)"/>
    <w:basedOn w:val="Normal"/>
    <w:uiPriority w:val="99"/>
    <w:unhideWhenUsed/>
    <w:rsid w:val="00C07F7D"/>
    <w:pPr>
      <w:spacing w:before="100" w:beforeAutospacing="1" w:after="100" w:afterAutospacing="1"/>
    </w:pPr>
    <w:rPr>
      <w:rFonts w:ascii="Times" w:hAnsi="Times" w:cs="Times New Roman"/>
      <w:sz w:val="20"/>
      <w:szCs w:val="20"/>
      <w:lang w:eastAsia="en-US"/>
    </w:rPr>
  </w:style>
  <w:style w:type="character" w:customStyle="1" w:styleId="apple-converted-space">
    <w:name w:val="apple-converted-space"/>
    <w:basedOn w:val="DefaultParagraphFont"/>
    <w:rsid w:val="00B16E5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5A6918"/>
    <w:pPr>
      <w:jc w:val="center"/>
    </w:pPr>
    <w:rPr>
      <w:rFonts w:ascii="Times New Roman" w:hAnsi="Times New Roman" w:cs="Times New Roman"/>
    </w:rPr>
  </w:style>
  <w:style w:type="paragraph" w:customStyle="1" w:styleId="EndNoteBibliography">
    <w:name w:val="EndNote Bibliography"/>
    <w:basedOn w:val="Normal"/>
    <w:rsid w:val="005A6918"/>
    <w:pPr>
      <w:spacing w:line="480" w:lineRule="auto"/>
    </w:pPr>
    <w:rPr>
      <w:rFonts w:ascii="Times New Roman" w:hAnsi="Times New Roman" w:cs="Times New Roman"/>
    </w:rPr>
  </w:style>
  <w:style w:type="paragraph" w:styleId="NormalWeb">
    <w:name w:val="Normal (Web)"/>
    <w:basedOn w:val="Normal"/>
    <w:uiPriority w:val="99"/>
    <w:unhideWhenUsed/>
    <w:rsid w:val="00C07F7D"/>
    <w:pPr>
      <w:spacing w:before="100" w:beforeAutospacing="1" w:after="100" w:afterAutospacing="1"/>
    </w:pPr>
    <w:rPr>
      <w:rFonts w:ascii="Times" w:hAnsi="Times" w:cs="Times New Roman"/>
      <w:sz w:val="20"/>
      <w:szCs w:val="20"/>
      <w:lang w:eastAsia="en-US"/>
    </w:rPr>
  </w:style>
  <w:style w:type="character" w:customStyle="1" w:styleId="apple-converted-space">
    <w:name w:val="apple-converted-space"/>
    <w:basedOn w:val="DefaultParagraphFont"/>
    <w:rsid w:val="00B16E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24409">
      <w:bodyDiv w:val="1"/>
      <w:marLeft w:val="0"/>
      <w:marRight w:val="0"/>
      <w:marTop w:val="0"/>
      <w:marBottom w:val="0"/>
      <w:divBdr>
        <w:top w:val="none" w:sz="0" w:space="0" w:color="auto"/>
        <w:left w:val="none" w:sz="0" w:space="0" w:color="auto"/>
        <w:bottom w:val="none" w:sz="0" w:space="0" w:color="auto"/>
        <w:right w:val="none" w:sz="0" w:space="0" w:color="auto"/>
      </w:divBdr>
    </w:div>
    <w:div w:id="130247395">
      <w:bodyDiv w:val="1"/>
      <w:marLeft w:val="0"/>
      <w:marRight w:val="0"/>
      <w:marTop w:val="0"/>
      <w:marBottom w:val="0"/>
      <w:divBdr>
        <w:top w:val="none" w:sz="0" w:space="0" w:color="auto"/>
        <w:left w:val="none" w:sz="0" w:space="0" w:color="auto"/>
        <w:bottom w:val="none" w:sz="0" w:space="0" w:color="auto"/>
        <w:right w:val="none" w:sz="0" w:space="0" w:color="auto"/>
      </w:divBdr>
    </w:div>
    <w:div w:id="169443128">
      <w:bodyDiv w:val="1"/>
      <w:marLeft w:val="0"/>
      <w:marRight w:val="0"/>
      <w:marTop w:val="0"/>
      <w:marBottom w:val="0"/>
      <w:divBdr>
        <w:top w:val="none" w:sz="0" w:space="0" w:color="auto"/>
        <w:left w:val="none" w:sz="0" w:space="0" w:color="auto"/>
        <w:bottom w:val="none" w:sz="0" w:space="0" w:color="auto"/>
        <w:right w:val="none" w:sz="0" w:space="0" w:color="auto"/>
      </w:divBdr>
    </w:div>
    <w:div w:id="420836967">
      <w:bodyDiv w:val="1"/>
      <w:marLeft w:val="0"/>
      <w:marRight w:val="0"/>
      <w:marTop w:val="0"/>
      <w:marBottom w:val="0"/>
      <w:divBdr>
        <w:top w:val="none" w:sz="0" w:space="0" w:color="auto"/>
        <w:left w:val="none" w:sz="0" w:space="0" w:color="auto"/>
        <w:bottom w:val="none" w:sz="0" w:space="0" w:color="auto"/>
        <w:right w:val="none" w:sz="0" w:space="0" w:color="auto"/>
      </w:divBdr>
    </w:div>
    <w:div w:id="469134417">
      <w:bodyDiv w:val="1"/>
      <w:marLeft w:val="0"/>
      <w:marRight w:val="0"/>
      <w:marTop w:val="0"/>
      <w:marBottom w:val="0"/>
      <w:divBdr>
        <w:top w:val="none" w:sz="0" w:space="0" w:color="auto"/>
        <w:left w:val="none" w:sz="0" w:space="0" w:color="auto"/>
        <w:bottom w:val="none" w:sz="0" w:space="0" w:color="auto"/>
        <w:right w:val="none" w:sz="0" w:space="0" w:color="auto"/>
      </w:divBdr>
    </w:div>
    <w:div w:id="569777462">
      <w:bodyDiv w:val="1"/>
      <w:marLeft w:val="0"/>
      <w:marRight w:val="0"/>
      <w:marTop w:val="0"/>
      <w:marBottom w:val="0"/>
      <w:divBdr>
        <w:top w:val="none" w:sz="0" w:space="0" w:color="auto"/>
        <w:left w:val="none" w:sz="0" w:space="0" w:color="auto"/>
        <w:bottom w:val="none" w:sz="0" w:space="0" w:color="auto"/>
        <w:right w:val="none" w:sz="0" w:space="0" w:color="auto"/>
      </w:divBdr>
    </w:div>
    <w:div w:id="664091337">
      <w:bodyDiv w:val="1"/>
      <w:marLeft w:val="0"/>
      <w:marRight w:val="0"/>
      <w:marTop w:val="0"/>
      <w:marBottom w:val="0"/>
      <w:divBdr>
        <w:top w:val="none" w:sz="0" w:space="0" w:color="auto"/>
        <w:left w:val="none" w:sz="0" w:space="0" w:color="auto"/>
        <w:bottom w:val="none" w:sz="0" w:space="0" w:color="auto"/>
        <w:right w:val="none" w:sz="0" w:space="0" w:color="auto"/>
      </w:divBdr>
    </w:div>
    <w:div w:id="679816727">
      <w:bodyDiv w:val="1"/>
      <w:marLeft w:val="0"/>
      <w:marRight w:val="0"/>
      <w:marTop w:val="0"/>
      <w:marBottom w:val="0"/>
      <w:divBdr>
        <w:top w:val="none" w:sz="0" w:space="0" w:color="auto"/>
        <w:left w:val="none" w:sz="0" w:space="0" w:color="auto"/>
        <w:bottom w:val="none" w:sz="0" w:space="0" w:color="auto"/>
        <w:right w:val="none" w:sz="0" w:space="0" w:color="auto"/>
      </w:divBdr>
    </w:div>
    <w:div w:id="800728487">
      <w:bodyDiv w:val="1"/>
      <w:marLeft w:val="0"/>
      <w:marRight w:val="0"/>
      <w:marTop w:val="0"/>
      <w:marBottom w:val="0"/>
      <w:divBdr>
        <w:top w:val="none" w:sz="0" w:space="0" w:color="auto"/>
        <w:left w:val="none" w:sz="0" w:space="0" w:color="auto"/>
        <w:bottom w:val="none" w:sz="0" w:space="0" w:color="auto"/>
        <w:right w:val="none" w:sz="0" w:space="0" w:color="auto"/>
      </w:divBdr>
    </w:div>
    <w:div w:id="835849624">
      <w:bodyDiv w:val="1"/>
      <w:marLeft w:val="0"/>
      <w:marRight w:val="0"/>
      <w:marTop w:val="0"/>
      <w:marBottom w:val="0"/>
      <w:divBdr>
        <w:top w:val="none" w:sz="0" w:space="0" w:color="auto"/>
        <w:left w:val="none" w:sz="0" w:space="0" w:color="auto"/>
        <w:bottom w:val="none" w:sz="0" w:space="0" w:color="auto"/>
        <w:right w:val="none" w:sz="0" w:space="0" w:color="auto"/>
      </w:divBdr>
    </w:div>
    <w:div w:id="870798583">
      <w:bodyDiv w:val="1"/>
      <w:marLeft w:val="0"/>
      <w:marRight w:val="0"/>
      <w:marTop w:val="0"/>
      <w:marBottom w:val="0"/>
      <w:divBdr>
        <w:top w:val="none" w:sz="0" w:space="0" w:color="auto"/>
        <w:left w:val="none" w:sz="0" w:space="0" w:color="auto"/>
        <w:bottom w:val="none" w:sz="0" w:space="0" w:color="auto"/>
        <w:right w:val="none" w:sz="0" w:space="0" w:color="auto"/>
      </w:divBdr>
    </w:div>
    <w:div w:id="965549075">
      <w:bodyDiv w:val="1"/>
      <w:marLeft w:val="0"/>
      <w:marRight w:val="0"/>
      <w:marTop w:val="0"/>
      <w:marBottom w:val="0"/>
      <w:divBdr>
        <w:top w:val="none" w:sz="0" w:space="0" w:color="auto"/>
        <w:left w:val="none" w:sz="0" w:space="0" w:color="auto"/>
        <w:bottom w:val="none" w:sz="0" w:space="0" w:color="auto"/>
        <w:right w:val="none" w:sz="0" w:space="0" w:color="auto"/>
      </w:divBdr>
    </w:div>
    <w:div w:id="1000884743">
      <w:bodyDiv w:val="1"/>
      <w:marLeft w:val="0"/>
      <w:marRight w:val="0"/>
      <w:marTop w:val="0"/>
      <w:marBottom w:val="0"/>
      <w:divBdr>
        <w:top w:val="none" w:sz="0" w:space="0" w:color="auto"/>
        <w:left w:val="none" w:sz="0" w:space="0" w:color="auto"/>
        <w:bottom w:val="none" w:sz="0" w:space="0" w:color="auto"/>
        <w:right w:val="none" w:sz="0" w:space="0" w:color="auto"/>
      </w:divBdr>
    </w:div>
    <w:div w:id="1192842824">
      <w:bodyDiv w:val="1"/>
      <w:marLeft w:val="0"/>
      <w:marRight w:val="0"/>
      <w:marTop w:val="0"/>
      <w:marBottom w:val="0"/>
      <w:divBdr>
        <w:top w:val="none" w:sz="0" w:space="0" w:color="auto"/>
        <w:left w:val="none" w:sz="0" w:space="0" w:color="auto"/>
        <w:bottom w:val="none" w:sz="0" w:space="0" w:color="auto"/>
        <w:right w:val="none" w:sz="0" w:space="0" w:color="auto"/>
      </w:divBdr>
    </w:div>
    <w:div w:id="1387072540">
      <w:bodyDiv w:val="1"/>
      <w:marLeft w:val="0"/>
      <w:marRight w:val="0"/>
      <w:marTop w:val="0"/>
      <w:marBottom w:val="0"/>
      <w:divBdr>
        <w:top w:val="none" w:sz="0" w:space="0" w:color="auto"/>
        <w:left w:val="none" w:sz="0" w:space="0" w:color="auto"/>
        <w:bottom w:val="none" w:sz="0" w:space="0" w:color="auto"/>
        <w:right w:val="none" w:sz="0" w:space="0" w:color="auto"/>
      </w:divBdr>
    </w:div>
    <w:div w:id="1498840491">
      <w:bodyDiv w:val="1"/>
      <w:marLeft w:val="0"/>
      <w:marRight w:val="0"/>
      <w:marTop w:val="0"/>
      <w:marBottom w:val="0"/>
      <w:divBdr>
        <w:top w:val="none" w:sz="0" w:space="0" w:color="auto"/>
        <w:left w:val="none" w:sz="0" w:space="0" w:color="auto"/>
        <w:bottom w:val="none" w:sz="0" w:space="0" w:color="auto"/>
        <w:right w:val="none" w:sz="0" w:space="0" w:color="auto"/>
      </w:divBdr>
    </w:div>
    <w:div w:id="1577009939">
      <w:bodyDiv w:val="1"/>
      <w:marLeft w:val="0"/>
      <w:marRight w:val="0"/>
      <w:marTop w:val="0"/>
      <w:marBottom w:val="0"/>
      <w:divBdr>
        <w:top w:val="none" w:sz="0" w:space="0" w:color="auto"/>
        <w:left w:val="none" w:sz="0" w:space="0" w:color="auto"/>
        <w:bottom w:val="none" w:sz="0" w:space="0" w:color="auto"/>
        <w:right w:val="none" w:sz="0" w:space="0" w:color="auto"/>
      </w:divBdr>
    </w:div>
    <w:div w:id="1619338087">
      <w:bodyDiv w:val="1"/>
      <w:marLeft w:val="0"/>
      <w:marRight w:val="0"/>
      <w:marTop w:val="0"/>
      <w:marBottom w:val="0"/>
      <w:divBdr>
        <w:top w:val="none" w:sz="0" w:space="0" w:color="auto"/>
        <w:left w:val="none" w:sz="0" w:space="0" w:color="auto"/>
        <w:bottom w:val="none" w:sz="0" w:space="0" w:color="auto"/>
        <w:right w:val="none" w:sz="0" w:space="0" w:color="auto"/>
      </w:divBdr>
    </w:div>
    <w:div w:id="1889367721">
      <w:bodyDiv w:val="1"/>
      <w:marLeft w:val="0"/>
      <w:marRight w:val="0"/>
      <w:marTop w:val="0"/>
      <w:marBottom w:val="0"/>
      <w:divBdr>
        <w:top w:val="none" w:sz="0" w:space="0" w:color="auto"/>
        <w:left w:val="none" w:sz="0" w:space="0" w:color="auto"/>
        <w:bottom w:val="none" w:sz="0" w:space="0" w:color="auto"/>
        <w:right w:val="none" w:sz="0" w:space="0" w:color="auto"/>
      </w:divBdr>
    </w:div>
    <w:div w:id="2053571863">
      <w:bodyDiv w:val="1"/>
      <w:marLeft w:val="0"/>
      <w:marRight w:val="0"/>
      <w:marTop w:val="0"/>
      <w:marBottom w:val="0"/>
      <w:divBdr>
        <w:top w:val="none" w:sz="0" w:space="0" w:color="auto"/>
        <w:left w:val="none" w:sz="0" w:space="0" w:color="auto"/>
        <w:bottom w:val="none" w:sz="0" w:space="0" w:color="auto"/>
        <w:right w:val="none" w:sz="0" w:space="0" w:color="auto"/>
      </w:divBdr>
    </w:div>
    <w:div w:id="2138571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357426-BCBC-43E1-8E50-5270A21F3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14</Pages>
  <Words>2786</Words>
  <Characters>15886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University of California at Davis</Company>
  <LinksUpToDate>false</LinksUpToDate>
  <CharactersWithSpaces>18635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Brandon Collins</cp:lastModifiedBy>
  <cp:revision>10</cp:revision>
  <cp:lastPrinted>2013-12-07T23:09:00Z</cp:lastPrinted>
  <dcterms:created xsi:type="dcterms:W3CDTF">2017-04-24T18:03:00Z</dcterms:created>
  <dcterms:modified xsi:type="dcterms:W3CDTF">2017-05-04T21:43:00Z</dcterms:modified>
</cp:coreProperties>
</file>